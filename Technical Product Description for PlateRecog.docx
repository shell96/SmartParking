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5160"/>
        <w:gridCol w:w="5046"/>
      </w:tblGrid>
      <w:tr w:rsidR="005326BC">
        <w:tc>
          <w:tcPr>
            <w:tcW w:w="5160" w:type="dxa"/>
            <w:noWrap/>
          </w:tcPr>
          <w:p w:rsidR="005326BC" w:rsidRDefault="005326BC">
            <w:pPr>
              <w:pStyle w:val="TableStyle"/>
              <w:ind w:left="0"/>
              <w:rPr>
                <w:noProof w:val="0"/>
                <w:lang w:eastAsia="zh-CN"/>
              </w:rPr>
            </w:pPr>
            <w:bookmarkStart w:id="0" w:name="YourInfo"/>
            <w:bookmarkStart w:id="1" w:name="_GoBack"/>
            <w:bookmarkEnd w:id="0"/>
            <w:bookmarkEnd w:id="1"/>
          </w:p>
        </w:tc>
        <w:tc>
          <w:tcPr>
            <w:tcW w:w="5046" w:type="dxa"/>
          </w:tcPr>
          <w:p w:rsidR="005326BC" w:rsidRDefault="005326BC">
            <w:pPr>
              <w:pStyle w:val="TableStyle"/>
              <w:ind w:left="0"/>
              <w:rPr>
                <w:noProof w:val="0"/>
              </w:rPr>
            </w:pPr>
            <w:bookmarkStart w:id="2" w:name="Present"/>
            <w:bookmarkEnd w:id="2"/>
          </w:p>
        </w:tc>
      </w:tr>
    </w:tbl>
    <w:p w:rsidR="005326BC" w:rsidRDefault="005326BC">
      <w:pPr>
        <w:pStyle w:val="TableStyle"/>
      </w:pPr>
    </w:p>
    <w:p w:rsidR="005326BC" w:rsidRDefault="005326BC" w:rsidP="0083260E">
      <w:pPr>
        <w:pStyle w:val="Text"/>
      </w:pPr>
    </w:p>
    <w:p w:rsidR="005326BC" w:rsidRDefault="005326BC">
      <w:pPr>
        <w:pStyle w:val="BodyText"/>
      </w:pPr>
    </w:p>
    <w:p w:rsidR="005326BC" w:rsidRDefault="005326BC">
      <w:pPr>
        <w:pStyle w:val="BodyText"/>
      </w:pPr>
    </w:p>
    <w:p w:rsidR="005326BC" w:rsidRDefault="001F39FE">
      <w:pPr>
        <w:pStyle w:val="Title"/>
      </w:pPr>
      <w:bookmarkStart w:id="3" w:name="Title"/>
      <w:ins w:id="4" w:author="Jonathan Ling" w:date="2016-12-08T09:43:00Z">
        <w:r>
          <w:t xml:space="preserve">Technical Product Description for </w:t>
        </w:r>
      </w:ins>
      <w:del w:id="5" w:author="Jonathan Ling" w:date="2016-12-08T09:43:00Z">
        <w:r w:rsidR="005326BC" w:rsidDel="001F39FE">
          <w:fldChar w:fldCharType="begin"/>
        </w:r>
        <w:r w:rsidR="005326BC" w:rsidDel="001F39FE">
          <w:delInstrText xml:space="preserve"> DOCPROPERTY "Title" \* MERGEFORMAT </w:delInstrText>
        </w:r>
        <w:r w:rsidR="005326BC" w:rsidDel="001F39FE">
          <w:fldChar w:fldCharType="separate"/>
        </w:r>
      </w:del>
      <w:del w:id="6" w:author="Jonathan Ling" w:date="2016-12-07T09:34:00Z">
        <w:r w:rsidR="005F51F8" w:rsidDel="00037DEB">
          <w:delText xml:space="preserve">Technical Product Description for </w:delText>
        </w:r>
      </w:del>
      <w:del w:id="7" w:author="Jonathan Ling" w:date="2016-12-06T09:28:00Z">
        <w:r w:rsidR="005F51F8" w:rsidDel="00D551B4">
          <w:delText>ENIQ-S Splitter and Aggregator</w:delText>
        </w:r>
      </w:del>
      <w:del w:id="8" w:author="Jonathan Ling" w:date="2016-12-08T09:43:00Z">
        <w:r w:rsidR="005326BC" w:rsidDel="001F39FE">
          <w:fldChar w:fldCharType="end"/>
        </w:r>
      </w:del>
      <w:bookmarkEnd w:id="3"/>
      <w:ins w:id="9" w:author="Jonathan Ling" w:date="2016-12-06T09:29:00Z">
        <w:r w:rsidR="00BA4F59">
          <w:t>Plate Recogniz</w:t>
        </w:r>
        <w:r w:rsidR="00D551B4">
          <w:t>er</w:t>
        </w:r>
      </w:ins>
    </w:p>
    <w:p w:rsidR="00C664FD" w:rsidRDefault="00AC3431" w:rsidP="00C664FD">
      <w:pPr>
        <w:pStyle w:val="Heading1"/>
        <w:rPr>
          <w:lang w:eastAsia="zh-CN"/>
        </w:rPr>
      </w:pPr>
      <w:r>
        <w:rPr>
          <w:lang w:eastAsia="zh-CN"/>
        </w:rPr>
        <w:br w:type="page"/>
      </w:r>
      <w:r w:rsidR="00C664FD">
        <w:rPr>
          <w:rFonts w:hint="eastAsia"/>
          <w:lang w:eastAsia="zh-CN"/>
        </w:rPr>
        <w:lastRenderedPageBreak/>
        <w:t>About This Document</w:t>
      </w:r>
    </w:p>
    <w:p w:rsidR="00C664FD" w:rsidRDefault="00C664FD" w:rsidP="00C664FD">
      <w:pPr>
        <w:pStyle w:val="Heading2"/>
        <w:rPr>
          <w:lang w:eastAsia="zh-CN"/>
        </w:rPr>
      </w:pPr>
      <w:r>
        <w:rPr>
          <w:rFonts w:hint="eastAsia"/>
          <w:lang w:eastAsia="zh-CN"/>
        </w:rPr>
        <w:t>Purpose</w:t>
      </w:r>
    </w:p>
    <w:p w:rsidR="00C664FD" w:rsidRDefault="00C664FD" w:rsidP="00C664FD">
      <w:pPr>
        <w:pStyle w:val="BodyText"/>
        <w:rPr>
          <w:lang w:eastAsia="zh-CN"/>
        </w:rPr>
      </w:pPr>
      <w:r>
        <w:rPr>
          <w:rFonts w:hint="eastAsia"/>
          <w:lang w:eastAsia="zh-CN"/>
        </w:rPr>
        <w:t xml:space="preserve">This document provides a high level technical solution description on </w:t>
      </w:r>
      <w:del w:id="10" w:author="Jonathan Ling" w:date="2016-12-06T09:29:00Z">
        <w:r w:rsidDel="00D551B4">
          <w:rPr>
            <w:rFonts w:hint="eastAsia"/>
            <w:lang w:eastAsia="zh-CN"/>
          </w:rPr>
          <w:delText xml:space="preserve">ENIQ-S </w:delText>
        </w:r>
        <w:r w:rsidR="00FE4E56" w:rsidDel="00D551B4">
          <w:rPr>
            <w:rFonts w:hint="eastAsia"/>
            <w:lang w:eastAsia="zh-CN"/>
          </w:rPr>
          <w:delText xml:space="preserve">Splitter </w:delText>
        </w:r>
        <w:r w:rsidR="00FE4E56" w:rsidDel="00D551B4">
          <w:rPr>
            <w:lang w:eastAsia="zh-CN"/>
          </w:rPr>
          <w:delText xml:space="preserve">and </w:delText>
        </w:r>
        <w:r w:rsidDel="00D551B4">
          <w:rPr>
            <w:rFonts w:hint="eastAsia"/>
            <w:lang w:eastAsia="zh-CN"/>
          </w:rPr>
          <w:delText>Aggregator (ENSA)</w:delText>
        </w:r>
      </w:del>
      <w:ins w:id="11" w:author="Jonathan Ling" w:date="2016-12-06T09:29:00Z">
        <w:r w:rsidR="00D551B4">
          <w:rPr>
            <w:lang w:eastAsia="zh-CN"/>
          </w:rPr>
          <w:t xml:space="preserve">Ericsson Parking </w:t>
        </w:r>
      </w:ins>
      <w:ins w:id="12" w:author="Jonathan Ling" w:date="2016-12-06T09:30:00Z">
        <w:r w:rsidR="00D551B4">
          <w:rPr>
            <w:lang w:eastAsia="zh-CN"/>
          </w:rPr>
          <w:t>Plate</w:t>
        </w:r>
        <w:r w:rsidR="00BA4F59">
          <w:rPr>
            <w:lang w:eastAsia="zh-CN"/>
          </w:rPr>
          <w:t xml:space="preserve"> Recogniz</w:t>
        </w:r>
        <w:r w:rsidR="00D551B4">
          <w:rPr>
            <w:lang w:eastAsia="zh-CN"/>
          </w:rPr>
          <w:t>er</w:t>
        </w:r>
      </w:ins>
      <w:r>
        <w:rPr>
          <w:rFonts w:hint="eastAsia"/>
          <w:lang w:eastAsia="zh-CN"/>
        </w:rPr>
        <w:t xml:space="preserve"> system.</w:t>
      </w:r>
    </w:p>
    <w:p w:rsidR="00C664FD" w:rsidRDefault="00C664FD" w:rsidP="00C664FD">
      <w:pPr>
        <w:pStyle w:val="Heading2"/>
        <w:rPr>
          <w:lang w:eastAsia="zh-CN"/>
        </w:rPr>
      </w:pPr>
      <w:r>
        <w:rPr>
          <w:rFonts w:hint="eastAsia"/>
          <w:lang w:eastAsia="zh-CN"/>
        </w:rPr>
        <w:t>Target Group</w:t>
      </w:r>
    </w:p>
    <w:p w:rsidR="00C664FD" w:rsidRDefault="00C664FD" w:rsidP="00C664FD">
      <w:pPr>
        <w:pStyle w:val="BodyText"/>
        <w:rPr>
          <w:lang w:eastAsia="zh-CN"/>
        </w:rPr>
      </w:pPr>
      <w:r>
        <w:rPr>
          <w:rFonts w:hint="eastAsia"/>
          <w:lang w:eastAsia="zh-CN"/>
        </w:rPr>
        <w:t>The intended target groups of this document are the following:</w:t>
      </w:r>
    </w:p>
    <w:p w:rsidR="00C664FD" w:rsidRDefault="00C664FD" w:rsidP="00C664FD">
      <w:pPr>
        <w:pStyle w:val="BodyText"/>
        <w:numPr>
          <w:ilvl w:val="0"/>
          <w:numId w:val="30"/>
        </w:numPr>
        <w:rPr>
          <w:lang w:eastAsia="zh-CN"/>
        </w:rPr>
      </w:pPr>
      <w:r>
        <w:rPr>
          <w:rFonts w:hint="eastAsia"/>
          <w:lang w:eastAsia="zh-CN"/>
        </w:rPr>
        <w:t>Installation engineer</w:t>
      </w:r>
    </w:p>
    <w:p w:rsidR="00C664FD" w:rsidRDefault="00C664FD" w:rsidP="00C664FD">
      <w:pPr>
        <w:pStyle w:val="BodyText"/>
        <w:numPr>
          <w:ilvl w:val="0"/>
          <w:numId w:val="30"/>
        </w:numPr>
        <w:rPr>
          <w:lang w:eastAsia="zh-CN"/>
        </w:rPr>
      </w:pPr>
      <w:r>
        <w:rPr>
          <w:rFonts w:hint="eastAsia"/>
          <w:lang w:eastAsia="zh-CN"/>
        </w:rPr>
        <w:t xml:space="preserve">System </w:t>
      </w:r>
      <w:r>
        <w:rPr>
          <w:lang w:eastAsia="zh-CN"/>
        </w:rPr>
        <w:t>administrator</w:t>
      </w:r>
    </w:p>
    <w:p w:rsidR="00C664FD" w:rsidRDefault="00C664FD" w:rsidP="00C664FD">
      <w:pPr>
        <w:pStyle w:val="BodyText"/>
        <w:numPr>
          <w:ilvl w:val="0"/>
          <w:numId w:val="30"/>
        </w:numPr>
        <w:rPr>
          <w:lang w:eastAsia="zh-CN"/>
        </w:rPr>
      </w:pPr>
      <w:del w:id="13" w:author="Jonathan Ling" w:date="2016-12-06T09:30:00Z">
        <w:r w:rsidDel="00D551B4">
          <w:rPr>
            <w:rFonts w:hint="eastAsia"/>
            <w:lang w:eastAsia="zh-CN"/>
          </w:rPr>
          <w:delText>ENIQ-S operator</w:delText>
        </w:r>
      </w:del>
      <w:ins w:id="14" w:author="Jonathan Ling" w:date="2016-12-06T09:30:00Z">
        <w:r w:rsidR="00D551B4">
          <w:rPr>
            <w:lang w:eastAsia="zh-CN"/>
          </w:rPr>
          <w:t>Maintenance</w:t>
        </w:r>
      </w:ins>
    </w:p>
    <w:p w:rsidR="00C664FD" w:rsidRDefault="00BA4F59" w:rsidP="00C664FD">
      <w:pPr>
        <w:pStyle w:val="BodyText"/>
        <w:numPr>
          <w:ilvl w:val="0"/>
          <w:numId w:val="30"/>
        </w:numPr>
        <w:rPr>
          <w:lang w:eastAsia="zh-CN"/>
        </w:rPr>
      </w:pPr>
      <w:ins w:id="15" w:author="Jonathan Ling" w:date="2016-12-06T09:45:00Z">
        <w:r>
          <w:rPr>
            <w:lang w:eastAsia="zh-CN"/>
          </w:rPr>
          <w:t>OpenCV</w:t>
        </w:r>
        <w:r w:rsidR="00176B57">
          <w:rPr>
            <w:lang w:eastAsia="zh-CN"/>
          </w:rPr>
          <w:t xml:space="preserve"> and/or mobile developers</w:t>
        </w:r>
      </w:ins>
      <w:del w:id="16" w:author="Jonathan Ling" w:date="2016-12-06T09:30:00Z">
        <w:r w:rsidR="00C664FD" w:rsidDel="00D551B4">
          <w:rPr>
            <w:rFonts w:hint="eastAsia"/>
            <w:lang w:eastAsia="zh-CN"/>
          </w:rPr>
          <w:delText>ENSA operator</w:delText>
        </w:r>
      </w:del>
    </w:p>
    <w:p w:rsidR="00C664FD" w:rsidDel="009B0900" w:rsidRDefault="00C664FD" w:rsidP="00C664FD">
      <w:pPr>
        <w:pStyle w:val="BodyText"/>
        <w:numPr>
          <w:ilvl w:val="0"/>
          <w:numId w:val="30"/>
        </w:numPr>
        <w:rPr>
          <w:del w:id="17" w:author="Jonathan Ling" w:date="2016-12-06T09:49:00Z"/>
          <w:lang w:eastAsia="zh-CN"/>
        </w:rPr>
      </w:pPr>
      <w:del w:id="18" w:author="Jonathan Ling" w:date="2016-12-06T09:49:00Z">
        <w:r w:rsidDel="009B0900">
          <w:rPr>
            <w:rFonts w:hint="eastAsia"/>
            <w:lang w:eastAsia="zh-CN"/>
          </w:rPr>
          <w:delText>OSS-RC operator</w:delText>
        </w:r>
      </w:del>
    </w:p>
    <w:p w:rsidR="00C664FD" w:rsidRDefault="00C664FD" w:rsidP="00C664FD">
      <w:pPr>
        <w:pStyle w:val="Heading2"/>
        <w:rPr>
          <w:lang w:eastAsia="zh-CN"/>
        </w:rPr>
      </w:pPr>
      <w:r>
        <w:rPr>
          <w:rFonts w:hint="eastAsia"/>
          <w:lang w:eastAsia="zh-CN"/>
        </w:rPr>
        <w:t>Assumptions</w:t>
      </w:r>
    </w:p>
    <w:p w:rsidR="00C664FD" w:rsidRDefault="00C664FD" w:rsidP="00C664FD">
      <w:pPr>
        <w:pStyle w:val="BodyText"/>
        <w:rPr>
          <w:lang w:eastAsia="zh-CN"/>
        </w:rPr>
      </w:pPr>
      <w:r>
        <w:rPr>
          <w:rFonts w:hint="eastAsia"/>
          <w:lang w:eastAsia="zh-CN"/>
        </w:rPr>
        <w:t xml:space="preserve">It is assumed that users of this document are familiar with </w:t>
      </w:r>
      <w:del w:id="19" w:author="Jonathan Ling" w:date="2016-12-06T09:47:00Z">
        <w:r w:rsidDel="00176B57">
          <w:rPr>
            <w:rFonts w:hint="eastAsia"/>
            <w:lang w:eastAsia="zh-CN"/>
          </w:rPr>
          <w:delText>Ericsson OSS-RC and ENIQ-S products.</w:delText>
        </w:r>
      </w:del>
      <w:ins w:id="20" w:author="Jonathan Ling" w:date="2016-12-06T09:47:00Z">
        <w:r w:rsidR="00176B57">
          <w:rPr>
            <w:lang w:eastAsia="zh-CN"/>
          </w:rPr>
          <w:t>Android Studio and Java.</w:t>
        </w:r>
      </w:ins>
    </w:p>
    <w:p w:rsidR="00C664FD" w:rsidRDefault="00C664FD" w:rsidP="00C664FD">
      <w:pPr>
        <w:pStyle w:val="Heading1"/>
        <w:rPr>
          <w:lang w:eastAsia="zh-CN"/>
        </w:rPr>
      </w:pPr>
      <w:r>
        <w:rPr>
          <w:rFonts w:hint="eastAsia"/>
          <w:lang w:eastAsia="zh-CN"/>
        </w:rPr>
        <w:t>Product Overview</w:t>
      </w:r>
    </w:p>
    <w:p w:rsidR="00F242ED" w:rsidRDefault="00F242ED" w:rsidP="00F242ED">
      <w:pPr>
        <w:pStyle w:val="BodyText"/>
        <w:numPr>
          <w:ilvl w:val="0"/>
          <w:numId w:val="32"/>
        </w:numPr>
        <w:rPr>
          <w:lang w:eastAsia="zh-CN"/>
        </w:rPr>
      </w:pPr>
      <w:r>
        <w:rPr>
          <w:rFonts w:hint="eastAsia"/>
          <w:lang w:eastAsia="zh-CN"/>
        </w:rPr>
        <w:t>Key functionality</w:t>
      </w:r>
    </w:p>
    <w:p w:rsidR="00C664FD" w:rsidRDefault="00C664FD" w:rsidP="00F242ED">
      <w:pPr>
        <w:pStyle w:val="BodyText"/>
        <w:ind w:left="2972"/>
        <w:rPr>
          <w:lang w:eastAsia="zh-CN"/>
        </w:rPr>
      </w:pPr>
      <w:del w:id="21" w:author="Jonathan Ling" w:date="2016-12-06T10:02:00Z">
        <w:r w:rsidDel="005E22C2">
          <w:rPr>
            <w:rFonts w:hint="eastAsia"/>
            <w:lang w:eastAsia="zh-CN"/>
          </w:rPr>
          <w:delText xml:space="preserve">ENSA is a software application designed in the purpose of removing relational counters from the PM data xml files before it is being processed by ENIQ-S. The removed relational counters are aggregated to hour level and day level, into TSV format </w:delText>
        </w:r>
        <w:r w:rsidR="0018096F" w:rsidDel="005E22C2">
          <w:rPr>
            <w:rFonts w:hint="eastAsia"/>
            <w:lang w:eastAsia="zh-CN"/>
          </w:rPr>
          <w:delText xml:space="preserve">files </w:delText>
        </w:r>
        <w:r w:rsidDel="005E22C2">
          <w:rPr>
            <w:rFonts w:hint="eastAsia"/>
            <w:lang w:eastAsia="zh-CN"/>
          </w:rPr>
          <w:delText>according to the requirement from Softbank. The result aggregation TSV files serve as input for Softbank DONTAQOS system.</w:delText>
        </w:r>
      </w:del>
      <w:ins w:id="22" w:author="Jonathan Ling" w:date="2016-12-06T10:02:00Z">
        <w:r w:rsidR="005E22C2">
          <w:rPr>
            <w:lang w:eastAsia="zh-CN"/>
          </w:rPr>
          <w:t>P</w:t>
        </w:r>
        <w:r w:rsidR="00BA4F59">
          <w:rPr>
            <w:lang w:eastAsia="zh-CN"/>
          </w:rPr>
          <w:t>late Recogni</w:t>
        </w:r>
      </w:ins>
      <w:ins w:id="23" w:author="Jonathan Ling" w:date="2016-12-06T10:14:00Z">
        <w:r w:rsidR="00BA4F59">
          <w:rPr>
            <w:lang w:eastAsia="zh-CN"/>
          </w:rPr>
          <w:t>z</w:t>
        </w:r>
      </w:ins>
      <w:ins w:id="24" w:author="Jonathan Ling" w:date="2016-12-06T10:02:00Z">
        <w:r w:rsidR="005E22C2">
          <w:rPr>
            <w:lang w:eastAsia="zh-CN"/>
          </w:rPr>
          <w:t xml:space="preserve">er is an app designed to help the Ericsson parking staff travel the most effective route for recording parking while recording the data to be used in various ways. </w:t>
        </w:r>
      </w:ins>
      <w:ins w:id="25" w:author="Jonathan Ling" w:date="2016-12-06T10:08:00Z">
        <w:r w:rsidR="005E22C2">
          <w:rPr>
            <w:lang w:eastAsia="zh-CN"/>
          </w:rPr>
          <w:t>P</w:t>
        </w:r>
      </w:ins>
      <w:ins w:id="26" w:author="Jonathan Ling" w:date="2016-12-06T10:09:00Z">
        <w:r w:rsidR="005E22C2">
          <w:rPr>
            <w:lang w:eastAsia="zh-CN"/>
          </w:rPr>
          <w:t xml:space="preserve">arking data has an enormous potential to be used in IOT for its multiple usages in finding empty parking spaces, </w:t>
        </w:r>
      </w:ins>
      <w:ins w:id="27" w:author="Jonathan Ling" w:date="2016-12-06T10:10:00Z">
        <w:r w:rsidR="005E22C2">
          <w:rPr>
            <w:lang w:eastAsia="zh-CN"/>
          </w:rPr>
          <w:t>revolutionizing</w:t>
        </w:r>
      </w:ins>
      <w:ins w:id="28" w:author="Jonathan Ling" w:date="2016-12-06T10:09:00Z">
        <w:r w:rsidR="005E22C2">
          <w:rPr>
            <w:lang w:eastAsia="zh-CN"/>
          </w:rPr>
          <w:t xml:space="preserve"> </w:t>
        </w:r>
      </w:ins>
      <w:ins w:id="29" w:author="Jonathan Ling" w:date="2016-12-06T10:10:00Z">
        <w:r w:rsidR="005E22C2">
          <w:rPr>
            <w:lang w:eastAsia="zh-CN"/>
          </w:rPr>
          <w:t>paid parking, car accountability, etc.</w:t>
        </w:r>
      </w:ins>
    </w:p>
    <w:p w:rsidR="007A58C9" w:rsidRDefault="005E22C2">
      <w:pPr>
        <w:pStyle w:val="BodyText"/>
        <w:numPr>
          <w:ilvl w:val="0"/>
          <w:numId w:val="32"/>
        </w:numPr>
        <w:rPr>
          <w:lang w:eastAsia="zh-CN"/>
        </w:rPr>
      </w:pPr>
      <w:ins w:id="30" w:author="Jonathan Ling" w:date="2016-12-06T10:11:00Z">
        <w:r>
          <w:rPr>
            <w:lang w:eastAsia="zh-CN"/>
          </w:rPr>
          <w:t>P</w:t>
        </w:r>
        <w:r w:rsidR="00BA4F59">
          <w:rPr>
            <w:lang w:eastAsia="zh-CN"/>
          </w:rPr>
          <w:t>late Recogniz</w:t>
        </w:r>
        <w:r>
          <w:rPr>
            <w:lang w:eastAsia="zh-CN"/>
          </w:rPr>
          <w:t>er is an Android app which uses</w:t>
        </w:r>
      </w:ins>
      <w:del w:id="31" w:author="Jonathan Ling" w:date="2016-12-06T10:11:00Z">
        <w:r w:rsidR="00C664FD" w:rsidDel="005E22C2">
          <w:rPr>
            <w:rFonts w:hint="eastAsia"/>
            <w:lang w:eastAsia="zh-CN"/>
          </w:rPr>
          <w:delText xml:space="preserve">ENSA is compatible with </w:delText>
        </w:r>
        <w:r w:rsidR="008432EC" w:rsidDel="005E22C2">
          <w:rPr>
            <w:rFonts w:hint="eastAsia"/>
            <w:lang w:eastAsia="zh-CN"/>
          </w:rPr>
          <w:delText xml:space="preserve">the following </w:delText>
        </w:r>
      </w:del>
      <w:ins w:id="32" w:author="Jonathan Ling" w:date="2016-12-06T10:12:00Z">
        <w:r>
          <w:rPr>
            <w:lang w:eastAsia="zh-CN"/>
          </w:rPr>
          <w:t>:</w:t>
        </w:r>
      </w:ins>
      <w:del w:id="33" w:author="Jonathan Ling" w:date="2016-12-06T10:12:00Z">
        <w:r w:rsidR="008432EC" w:rsidDel="005E22C2">
          <w:rPr>
            <w:rFonts w:hint="eastAsia"/>
            <w:lang w:eastAsia="zh-CN"/>
          </w:rPr>
          <w:delText>network elements</w:delText>
        </w:r>
      </w:del>
      <w:del w:id="34" w:author="Jonathan Ling" w:date="2016-12-06T10:11:00Z">
        <w:r w:rsidR="008432EC" w:rsidDel="005E22C2">
          <w:rPr>
            <w:rFonts w:hint="eastAsia"/>
            <w:lang w:eastAsia="zh-CN"/>
          </w:rPr>
          <w:delText>.</w:delText>
        </w:r>
      </w:del>
    </w:p>
    <w:p w:rsidR="00C664FD" w:rsidRDefault="00C664FD" w:rsidP="00F242ED">
      <w:pPr>
        <w:pStyle w:val="BodyText"/>
        <w:numPr>
          <w:ilvl w:val="0"/>
          <w:numId w:val="33"/>
        </w:numPr>
        <w:rPr>
          <w:lang w:eastAsia="zh-CN"/>
        </w:rPr>
      </w:pPr>
      <w:del w:id="35" w:author="Jonathan Ling" w:date="2016-12-06T10:12:00Z">
        <w:r w:rsidDel="005E22C2">
          <w:rPr>
            <w:rFonts w:hint="eastAsia"/>
            <w:lang w:eastAsia="zh-CN"/>
          </w:rPr>
          <w:delText xml:space="preserve">ENodeBs </w:delText>
        </w:r>
        <w:r w:rsidR="007A58C9" w:rsidDel="005E22C2">
          <w:rPr>
            <w:rFonts w:hint="eastAsia"/>
            <w:lang w:eastAsia="zh-CN"/>
          </w:rPr>
          <w:delText>that</w:delText>
        </w:r>
        <w:r w:rsidDel="005E22C2">
          <w:rPr>
            <w:rFonts w:hint="eastAsia"/>
            <w:lang w:eastAsia="zh-CN"/>
          </w:rPr>
          <w:delText xml:space="preserve"> reports PM data according to the </w:delText>
        </w:r>
        <w:r w:rsidR="007A58C9" w:rsidDel="005E22C2">
          <w:rPr>
            <w:rFonts w:hint="eastAsia"/>
            <w:lang w:eastAsia="zh-CN"/>
          </w:rPr>
          <w:delText xml:space="preserve">3GPP </w:delText>
        </w:r>
        <w:bookmarkStart w:id="36" w:name="SearchMatch49"/>
        <w:bookmarkEnd w:id="36"/>
        <w:r w:rsidR="003A56FD" w:rsidRPr="003A56FD" w:rsidDel="005E22C2">
          <w:rPr>
            <w:lang w:eastAsia="zh-CN"/>
          </w:rPr>
          <w:delText xml:space="preserve">3GPP TS 32.432 V10.0 and </w:delText>
        </w:r>
        <w:bookmarkStart w:id="37" w:name="SearchMatch50"/>
        <w:bookmarkEnd w:id="37"/>
        <w:r w:rsidR="003A56FD" w:rsidRPr="003A56FD" w:rsidDel="005E22C2">
          <w:rPr>
            <w:lang w:eastAsia="zh-CN"/>
          </w:rPr>
          <w:delText>3GPP TS 32.435 V10.0</w:delText>
        </w:r>
      </w:del>
      <w:ins w:id="38" w:author="Jonathan Ling" w:date="2016-12-06T10:12:00Z">
        <w:r w:rsidR="004E1B71">
          <w:rPr>
            <w:lang w:eastAsia="zh-CN"/>
          </w:rPr>
          <w:t>Couchbase with it</w:t>
        </w:r>
        <w:r w:rsidR="005E22C2">
          <w:rPr>
            <w:lang w:eastAsia="zh-CN"/>
          </w:rPr>
          <w:t xml:space="preserve"> synchronizing database</w:t>
        </w:r>
      </w:ins>
      <w:ins w:id="39" w:author="Jonathan Ling" w:date="2016-12-12T09:09:00Z">
        <w:r w:rsidR="004E1B71">
          <w:rPr>
            <w:lang w:eastAsia="zh-CN"/>
          </w:rPr>
          <w:t>s</w:t>
        </w:r>
      </w:ins>
      <w:ins w:id="40" w:author="Jonathan Ling" w:date="2016-12-06T10:12:00Z">
        <w:r w:rsidR="005E22C2">
          <w:rPr>
            <w:lang w:eastAsia="zh-CN"/>
          </w:rPr>
          <w:t xml:space="preserve"> with NoS</w:t>
        </w:r>
        <w:r w:rsidR="00BA4F59">
          <w:rPr>
            <w:lang w:eastAsia="zh-CN"/>
          </w:rPr>
          <w:t>QL</w:t>
        </w:r>
        <w:r w:rsidR="005E22C2">
          <w:rPr>
            <w:lang w:eastAsia="zh-CN"/>
          </w:rPr>
          <w:t xml:space="preserve"> format</w:t>
        </w:r>
      </w:ins>
      <w:ins w:id="41" w:author="Jonathan Ling" w:date="2016-12-06T10:14:00Z">
        <w:r w:rsidR="00BA4F59">
          <w:rPr>
            <w:lang w:eastAsia="zh-CN"/>
          </w:rPr>
          <w:t>.</w:t>
        </w:r>
      </w:ins>
    </w:p>
    <w:p w:rsidR="007A58C9" w:rsidRDefault="007A58C9" w:rsidP="00F242ED">
      <w:pPr>
        <w:pStyle w:val="BodyText"/>
        <w:numPr>
          <w:ilvl w:val="0"/>
          <w:numId w:val="33"/>
        </w:numPr>
        <w:rPr>
          <w:lang w:eastAsia="zh-CN"/>
        </w:rPr>
      </w:pPr>
      <w:del w:id="42" w:author="Jonathan Ling" w:date="2016-12-06T10:12:00Z">
        <w:r w:rsidDel="005E22C2">
          <w:rPr>
            <w:rFonts w:hint="eastAsia"/>
            <w:lang w:eastAsia="zh-CN"/>
          </w:rPr>
          <w:delText>OSS-RC XXX</w:delText>
        </w:r>
      </w:del>
      <w:ins w:id="43" w:author="Jonathan Ling" w:date="2016-12-06T10:12:00Z">
        <w:r w:rsidR="005E22C2">
          <w:rPr>
            <w:lang w:eastAsia="zh-CN"/>
          </w:rPr>
          <w:t>EasyPR which is the Chinese</w:t>
        </w:r>
      </w:ins>
      <w:ins w:id="44" w:author="Jonathan Ling" w:date="2016-12-06T10:13:00Z">
        <w:r w:rsidR="005E22C2">
          <w:rPr>
            <w:lang w:eastAsia="zh-CN"/>
          </w:rPr>
          <w:t xml:space="preserve"> version of</w:t>
        </w:r>
      </w:ins>
      <w:ins w:id="45" w:author="Jonathan Ling" w:date="2016-12-06T10:12:00Z">
        <w:r w:rsidR="005E22C2">
          <w:rPr>
            <w:lang w:eastAsia="zh-CN"/>
          </w:rPr>
          <w:t xml:space="preserve"> </w:t>
        </w:r>
      </w:ins>
      <w:ins w:id="46" w:author="Jonathan Ling" w:date="2016-12-06T10:13:00Z">
        <w:r w:rsidR="005E22C2">
          <w:rPr>
            <w:lang w:eastAsia="zh-CN"/>
          </w:rPr>
          <w:t xml:space="preserve">license plate </w:t>
        </w:r>
        <w:r w:rsidR="00BA4F59">
          <w:rPr>
            <w:lang w:eastAsia="zh-CN"/>
          </w:rPr>
          <w:t>recognizing software OpenCV.</w:t>
        </w:r>
        <w:r w:rsidR="005E22C2">
          <w:rPr>
            <w:lang w:eastAsia="zh-CN"/>
          </w:rPr>
          <w:t xml:space="preserve"> </w:t>
        </w:r>
      </w:ins>
    </w:p>
    <w:p w:rsidR="007A58C9" w:rsidRDefault="007A58C9" w:rsidP="00F242ED">
      <w:pPr>
        <w:pStyle w:val="BodyText"/>
        <w:numPr>
          <w:ilvl w:val="0"/>
          <w:numId w:val="33"/>
        </w:numPr>
        <w:rPr>
          <w:lang w:eastAsia="zh-CN"/>
        </w:rPr>
      </w:pPr>
      <w:del w:id="47" w:author="Jonathan Ling" w:date="2016-12-06T10:15:00Z">
        <w:r w:rsidDel="0092425E">
          <w:rPr>
            <w:rFonts w:hint="eastAsia"/>
            <w:lang w:eastAsia="zh-CN"/>
          </w:rPr>
          <w:delText>ENIQ-S XXX</w:delText>
        </w:r>
      </w:del>
      <w:ins w:id="48" w:author="Jonathan Ling" w:date="2016-12-06T10:15:00Z">
        <w:r w:rsidR="0092425E">
          <w:rPr>
            <w:lang w:eastAsia="zh-CN"/>
          </w:rPr>
          <w:t>Android APK using Java</w:t>
        </w:r>
      </w:ins>
    </w:p>
    <w:p w:rsidR="00F242ED" w:rsidRDefault="00F242ED" w:rsidP="00F242ED">
      <w:pPr>
        <w:pStyle w:val="BodyText"/>
        <w:numPr>
          <w:ilvl w:val="0"/>
          <w:numId w:val="32"/>
        </w:numPr>
        <w:rPr>
          <w:lang w:eastAsia="zh-CN"/>
        </w:rPr>
      </w:pPr>
      <w:r>
        <w:rPr>
          <w:rFonts w:hint="eastAsia"/>
          <w:lang w:eastAsia="zh-CN"/>
        </w:rPr>
        <w:t>Capacity</w:t>
      </w:r>
    </w:p>
    <w:p w:rsidR="00F242ED" w:rsidRDefault="00F242ED" w:rsidP="00F242ED">
      <w:pPr>
        <w:pStyle w:val="BodyText"/>
        <w:numPr>
          <w:ilvl w:val="1"/>
          <w:numId w:val="32"/>
        </w:numPr>
        <w:rPr>
          <w:ins w:id="49" w:author="Jonathan Ling" w:date="2016-12-06T13:31:00Z"/>
          <w:lang w:eastAsia="zh-CN"/>
        </w:rPr>
      </w:pPr>
      <w:del w:id="50" w:author="Jonathan Ling" w:date="2016-12-06T13:31:00Z">
        <w:r w:rsidDel="008E086F">
          <w:rPr>
            <w:rFonts w:hint="eastAsia"/>
            <w:lang w:eastAsia="zh-CN"/>
          </w:rPr>
          <w:delText>Number of counters per 15 minutes ROP: 4</w:delText>
        </w:r>
        <w:r w:rsidR="0018096F" w:rsidDel="008E086F">
          <w:rPr>
            <w:lang w:eastAsia="zh-CN"/>
          </w:rPr>
          <w:delText>0</w:delText>
        </w:r>
        <w:r w:rsidDel="008E086F">
          <w:rPr>
            <w:rFonts w:hint="eastAsia"/>
            <w:lang w:eastAsia="zh-CN"/>
          </w:rPr>
          <w:delText>4M</w:delText>
        </w:r>
        <w:r w:rsidR="0018096F" w:rsidDel="008E086F">
          <w:rPr>
            <w:lang w:eastAsia="zh-CN"/>
          </w:rPr>
          <w:delText xml:space="preserve"> </w:delText>
        </w:r>
      </w:del>
      <w:ins w:id="51" w:author="Jonathan Ling" w:date="2016-12-06T13:31:00Z">
        <w:r w:rsidR="008E086F">
          <w:rPr>
            <w:lang w:eastAsia="zh-CN"/>
          </w:rPr>
          <w:t>Currently capped at 100MB on the couchbase side.</w:t>
        </w:r>
      </w:ins>
      <w:ins w:id="52" w:author="Jonathan Ling" w:date="2016-12-06T13:32:00Z">
        <w:r w:rsidR="008E086F">
          <w:rPr>
            <w:lang w:eastAsia="zh-CN"/>
          </w:rPr>
          <w:t xml:space="preserve"> Can be increased and decreased(100MB is the lower limit) on demand.</w:t>
        </w:r>
      </w:ins>
    </w:p>
    <w:p w:rsidR="008E086F" w:rsidRDefault="008E086F" w:rsidP="00F242ED">
      <w:pPr>
        <w:pStyle w:val="BodyText"/>
        <w:numPr>
          <w:ilvl w:val="1"/>
          <w:numId w:val="32"/>
        </w:numPr>
        <w:rPr>
          <w:lang w:eastAsia="zh-CN"/>
        </w:rPr>
      </w:pPr>
      <w:ins w:id="53" w:author="Jonathan Ling" w:date="2016-12-06T13:32:00Z">
        <w:r>
          <w:rPr>
            <w:lang w:eastAsia="zh-CN"/>
          </w:rPr>
          <w:t>Dependent</w:t>
        </w:r>
      </w:ins>
      <w:ins w:id="54" w:author="Jonathan Ling" w:date="2016-12-06T13:31:00Z">
        <w:r>
          <w:rPr>
            <w:lang w:eastAsia="zh-CN"/>
          </w:rPr>
          <w:t xml:space="preserve"> on the mobile phone being used to host the app</w:t>
        </w:r>
      </w:ins>
      <w:ins w:id="55" w:author="Jonathan Ling" w:date="2016-12-06T13:32:00Z">
        <w:r>
          <w:rPr>
            <w:lang w:eastAsia="zh-CN"/>
          </w:rPr>
          <w:t>.</w:t>
        </w:r>
      </w:ins>
    </w:p>
    <w:p w:rsidR="007A58C9" w:rsidRDefault="007A58C9" w:rsidP="007A58C9">
      <w:pPr>
        <w:pStyle w:val="Heading1"/>
        <w:rPr>
          <w:lang w:eastAsia="zh-CN"/>
        </w:rPr>
      </w:pPr>
      <w:r>
        <w:rPr>
          <w:rFonts w:hint="eastAsia"/>
          <w:lang w:eastAsia="zh-CN"/>
        </w:rPr>
        <w:lastRenderedPageBreak/>
        <w:t>System Overview</w:t>
      </w:r>
    </w:p>
    <w:p w:rsidR="007A58C9" w:rsidRDefault="007A58C9" w:rsidP="007A58C9">
      <w:pPr>
        <w:pStyle w:val="Heading2"/>
        <w:rPr>
          <w:lang w:eastAsia="zh-CN"/>
        </w:rPr>
      </w:pPr>
      <w:r>
        <w:rPr>
          <w:rFonts w:hint="eastAsia"/>
          <w:lang w:eastAsia="zh-CN"/>
        </w:rPr>
        <w:t>System Architecture</w:t>
      </w:r>
    </w:p>
    <w:p w:rsidR="005E4E4F" w:rsidRPr="005E4E4F" w:rsidRDefault="00AC3431" w:rsidP="005E4E4F">
      <w:pPr>
        <w:pStyle w:val="BodyText"/>
        <w:rPr>
          <w:lang w:eastAsia="zh-CN"/>
        </w:rPr>
      </w:pPr>
      <w:r>
        <w:rPr>
          <w:lang w:eastAsia="zh-CN"/>
        </w:rPr>
        <w:fldChar w:fldCharType="begin"/>
      </w:r>
      <w:r>
        <w:rPr>
          <w:lang w:eastAsia="zh-CN"/>
        </w:rPr>
        <w:instrText xml:space="preserve"> </w:instrText>
      </w:r>
      <w:r>
        <w:rPr>
          <w:rFonts w:hint="eastAsia"/>
          <w:lang w:eastAsia="zh-CN"/>
        </w:rPr>
        <w:instrText>REF _Ref444682093 \h</w:instrText>
      </w:r>
      <w:r>
        <w:rPr>
          <w:lang w:eastAsia="zh-CN"/>
        </w:rPr>
        <w:instrText xml:space="preserve"> </w:instrText>
      </w:r>
      <w:r>
        <w:rPr>
          <w:lang w:eastAsia="zh-CN"/>
        </w:rPr>
      </w:r>
      <w:r>
        <w:rPr>
          <w:lang w:eastAsia="zh-CN"/>
        </w:rPr>
        <w:fldChar w:fldCharType="separate"/>
      </w:r>
      <w:r>
        <w:t xml:space="preserve">Figure </w:t>
      </w:r>
      <w:r>
        <w:rPr>
          <w:noProof/>
        </w:rPr>
        <w:t>1</w:t>
      </w:r>
      <w:r>
        <w:rPr>
          <w:lang w:eastAsia="zh-CN"/>
        </w:rPr>
        <w:fldChar w:fldCharType="end"/>
      </w:r>
      <w:r>
        <w:rPr>
          <w:lang w:eastAsia="zh-CN"/>
        </w:rPr>
        <w:t xml:space="preserve"> </w:t>
      </w:r>
      <w:r w:rsidR="005E4E4F">
        <w:rPr>
          <w:rFonts w:hint="eastAsia"/>
          <w:lang w:eastAsia="zh-CN"/>
        </w:rPr>
        <w:t xml:space="preserve">shows the high level system architecture of </w:t>
      </w:r>
      <w:del w:id="56" w:author="Jonathan Ling" w:date="2016-12-06T14:35:00Z">
        <w:r w:rsidR="005E4E4F" w:rsidDel="00911D48">
          <w:rPr>
            <w:rFonts w:hint="eastAsia"/>
            <w:lang w:eastAsia="zh-CN"/>
          </w:rPr>
          <w:delText>ENSA</w:delText>
        </w:r>
      </w:del>
      <w:ins w:id="57" w:author="Jonathan Ling" w:date="2016-12-06T14:35:00Z">
        <w:r w:rsidR="00911D48">
          <w:rPr>
            <w:lang w:eastAsia="zh-CN"/>
          </w:rPr>
          <w:t>the app-database relationship</w:t>
        </w:r>
      </w:ins>
      <w:r w:rsidR="005E4E4F">
        <w:rPr>
          <w:rFonts w:hint="eastAsia"/>
          <w:lang w:eastAsia="zh-CN"/>
        </w:rPr>
        <w:t>.</w:t>
      </w:r>
    </w:p>
    <w:p w:rsidR="0018096F" w:rsidRDefault="005657C0" w:rsidP="00EA1D64">
      <w:pPr>
        <w:pStyle w:val="BodyText"/>
        <w:keepNext/>
        <w:tabs>
          <w:tab w:val="clear" w:pos="1247"/>
        </w:tabs>
        <w:ind w:leftChars="-1" w:left="-2" w:firstLine="2"/>
        <w:jc w:val="center"/>
      </w:pPr>
      <w:ins w:id="58" w:author="Jonathan Ling" w:date="2016-12-07T15:31:00Z">
        <w:r>
          <w:rPr>
            <w:noProof/>
            <w:lang w:eastAsia="zh-CN"/>
          </w:rPr>
          <w:drawing>
            <wp:inline distT="0" distB="0" distL="0" distR="0" wp14:anchorId="1ECECF66" wp14:editId="52FD7542">
              <wp:extent cx="4842434" cy="302055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7" t="14306" r="23004" b="2454"/>
                      <a:stretch/>
                    </pic:blipFill>
                    <pic:spPr bwMode="auto">
                      <a:xfrm>
                        <a:off x="0" y="0"/>
                        <a:ext cx="4845018" cy="3022165"/>
                      </a:xfrm>
                      <a:prstGeom prst="rect">
                        <a:avLst/>
                      </a:prstGeom>
                      <a:ln>
                        <a:noFill/>
                      </a:ln>
                      <a:extLst>
                        <a:ext uri="{53640926-AAD7-44D8-BBD7-CCE9431645EC}">
                          <a14:shadowObscured xmlns:a14="http://schemas.microsoft.com/office/drawing/2010/main"/>
                        </a:ext>
                      </a:extLst>
                    </pic:spPr>
                  </pic:pic>
                </a:graphicData>
              </a:graphic>
            </wp:inline>
          </w:drawing>
        </w:r>
      </w:ins>
      <w:ins w:id="59" w:author="Jonathan Ling" w:date="2016-12-06T14:29:00Z">
        <w:r w:rsidR="00911D48">
          <w:rPr>
            <w:noProof/>
            <w:lang w:eastAsia="zh-CN"/>
          </w:rPr>
          <w:t xml:space="preserve"> </w:t>
        </w:r>
      </w:ins>
      <w:del w:id="60" w:author="Jonathan Ling" w:date="2016-12-06T14:29:00Z">
        <w:r w:rsidR="00046FF3" w:rsidDel="00911D48">
          <w:rPr>
            <w:noProof/>
            <w:lang w:eastAsia="zh-CN"/>
          </w:rPr>
          <w:drawing>
            <wp:inline distT="0" distB="0" distL="0" distR="0" wp14:anchorId="7287953D" wp14:editId="56754B82">
              <wp:extent cx="5624195" cy="4779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195" cy="4779010"/>
                      </a:xfrm>
                      <a:prstGeom prst="rect">
                        <a:avLst/>
                      </a:prstGeom>
                      <a:noFill/>
                      <a:ln>
                        <a:noFill/>
                      </a:ln>
                    </pic:spPr>
                  </pic:pic>
                </a:graphicData>
              </a:graphic>
            </wp:inline>
          </w:drawing>
        </w:r>
      </w:del>
    </w:p>
    <w:p w:rsidR="007A58C9" w:rsidRDefault="005E4E4F" w:rsidP="005E4E4F">
      <w:pPr>
        <w:pStyle w:val="CaptionFigure"/>
        <w:rPr>
          <w:ins w:id="61" w:author="Jonathan Ling" w:date="2016-12-07T15:33:00Z"/>
          <w:lang w:eastAsia="zh-CN"/>
        </w:rPr>
      </w:pPr>
      <w:bookmarkStart w:id="62" w:name="_Ref444682093"/>
      <w:r>
        <w:t xml:space="preserve">Figure </w:t>
      </w:r>
      <w:fldSimple w:instr=" SEQ Figure \* ARABIC ">
        <w:r w:rsidR="00497D4B">
          <w:rPr>
            <w:noProof/>
          </w:rPr>
          <w:t>1</w:t>
        </w:r>
      </w:fldSimple>
      <w:bookmarkEnd w:id="62"/>
      <w:r>
        <w:tab/>
      </w:r>
      <w:r>
        <w:rPr>
          <w:rFonts w:hint="eastAsia"/>
          <w:lang w:eastAsia="zh-CN"/>
        </w:rPr>
        <w:t xml:space="preserve">High Level Architecture of </w:t>
      </w:r>
      <w:del w:id="63" w:author="Jonathan Ling" w:date="2016-12-06T14:35:00Z">
        <w:r w:rsidDel="00911D48">
          <w:rPr>
            <w:rFonts w:hint="eastAsia"/>
            <w:lang w:eastAsia="zh-CN"/>
          </w:rPr>
          <w:delText>ENSA</w:delText>
        </w:r>
      </w:del>
      <w:ins w:id="64" w:author="Jonathan Ling" w:date="2016-12-06T14:35:00Z">
        <w:r w:rsidR="00911D48">
          <w:rPr>
            <w:lang w:eastAsia="zh-CN"/>
          </w:rPr>
          <w:t>app-database relationship</w:t>
        </w:r>
      </w:ins>
    </w:p>
    <w:p w:rsidR="005657C0" w:rsidRPr="005657C0" w:rsidRDefault="005657C0">
      <w:pPr>
        <w:pStyle w:val="BodyText"/>
        <w:rPr>
          <w:lang w:eastAsia="zh-CN"/>
          <w:rPrChange w:id="65" w:author="Jonathan Ling" w:date="2016-12-07T15:33:00Z">
            <w:rPr>
              <w:lang w:eastAsia="zh-CN"/>
            </w:rPr>
          </w:rPrChange>
        </w:rPr>
        <w:pPrChange w:id="66" w:author="Jonathan Ling" w:date="2016-12-07T15:35:00Z">
          <w:pPr>
            <w:pStyle w:val="CaptionFigure"/>
          </w:pPr>
        </w:pPrChange>
      </w:pPr>
      <w:ins w:id="67" w:author="Jonathan Ling" w:date="2016-12-07T15:33:00Z">
        <w:r>
          <w:rPr>
            <w:lang w:eastAsia="zh-CN"/>
          </w:rPr>
          <w:t xml:space="preserve">The Plate Recognizer application makes use of a cloud server, local </w:t>
        </w:r>
      </w:ins>
      <w:ins w:id="68" w:author="Jonathan Ling" w:date="2016-12-07T15:34:00Z">
        <w:r>
          <w:rPr>
            <w:lang w:eastAsia="zh-CN"/>
          </w:rPr>
          <w:t>mobile storage as well as the phone photo library to store information.</w:t>
        </w:r>
      </w:ins>
      <w:ins w:id="69" w:author="Jonathan Ling" w:date="2016-12-07T15:35:00Z">
        <w:r>
          <w:rPr>
            <w:lang w:eastAsia="zh-CN"/>
          </w:rPr>
          <w:t xml:space="preserve"> The data is first starts out as a jpeg file which is </w:t>
        </w:r>
      </w:ins>
      <w:ins w:id="70" w:author="Jonathan Ling" w:date="2016-12-07T15:36:00Z">
        <w:r>
          <w:rPr>
            <w:lang w:eastAsia="zh-CN"/>
          </w:rPr>
          <w:t>broken</w:t>
        </w:r>
      </w:ins>
      <w:ins w:id="71" w:author="Jonathan Ling" w:date="2016-12-07T15:35:00Z">
        <w:r>
          <w:rPr>
            <w:lang w:eastAsia="zh-CN"/>
          </w:rPr>
          <w:t xml:space="preserve"> down to bytes which are then used by the EasyPR </w:t>
        </w:r>
      </w:ins>
      <w:ins w:id="72" w:author="Jonathan Ling" w:date="2016-12-07T15:36:00Z">
        <w:r>
          <w:rPr>
            <w:lang w:eastAsia="zh-CN"/>
          </w:rPr>
          <w:t>dependency</w:t>
        </w:r>
      </w:ins>
      <w:ins w:id="73" w:author="Jonathan Ling" w:date="2016-12-07T15:35:00Z">
        <w:r>
          <w:rPr>
            <w:lang w:eastAsia="zh-CN"/>
          </w:rPr>
          <w:t xml:space="preserve"> </w:t>
        </w:r>
      </w:ins>
      <w:ins w:id="74" w:author="Jonathan Ling" w:date="2016-12-07T15:36:00Z">
        <w:r>
          <w:rPr>
            <w:lang w:eastAsia="zh-CN"/>
          </w:rPr>
          <w:t xml:space="preserve">to obtain a string which represents the plate number of the car taken. </w:t>
        </w:r>
      </w:ins>
      <w:ins w:id="75" w:author="Jonathan Ling" w:date="2016-12-07T15:39:00Z">
        <w:r>
          <w:rPr>
            <w:lang w:eastAsia="zh-CN"/>
          </w:rPr>
          <w:t>This string is then used in an array containing the current instance of camera with information on which parking is relative to and passed to the background Next Activity instance.</w:t>
        </w:r>
      </w:ins>
      <w:ins w:id="76" w:author="Jonathan Ling" w:date="2016-12-07T15:40:00Z">
        <w:r>
          <w:rPr>
            <w:lang w:eastAsia="zh-CN"/>
          </w:rPr>
          <w:t xml:space="preserve"> This is then placed in the storage as a ‘document’ folder which is a JSON format file which contains informa</w:t>
        </w:r>
        <w:r w:rsidR="00582EE5">
          <w:rPr>
            <w:lang w:eastAsia="zh-CN"/>
          </w:rPr>
          <w:t xml:space="preserve">tion relative to the Couchbase </w:t>
        </w:r>
      </w:ins>
      <w:ins w:id="77" w:author="Jonathan Ling" w:date="2016-12-07T15:42:00Z">
        <w:r w:rsidR="00582EE5">
          <w:rPr>
            <w:lang w:eastAsia="zh-CN"/>
          </w:rPr>
          <w:t>dependency</w:t>
        </w:r>
      </w:ins>
      <w:ins w:id="78" w:author="Jonathan Ling" w:date="2016-12-07T15:41:00Z">
        <w:r w:rsidR="00582EE5">
          <w:rPr>
            <w:lang w:eastAsia="zh-CN"/>
          </w:rPr>
          <w:t xml:space="preserve"> for </w:t>
        </w:r>
      </w:ins>
      <w:ins w:id="79" w:author="Jonathan Ling" w:date="2016-12-07T15:42:00Z">
        <w:r w:rsidR="00582EE5">
          <w:rPr>
            <w:lang w:eastAsia="zh-CN"/>
          </w:rPr>
          <w:t>synchronization</w:t>
        </w:r>
      </w:ins>
      <w:ins w:id="80" w:author="Jonathan Ling" w:date="2016-12-07T15:41:00Z">
        <w:r w:rsidR="00582EE5">
          <w:rPr>
            <w:lang w:eastAsia="zh-CN"/>
          </w:rPr>
          <w:t xml:space="preserve"> purposes</w:t>
        </w:r>
      </w:ins>
      <w:ins w:id="81" w:author="Jonathan Ling" w:date="2016-12-07T15:40:00Z">
        <w:r>
          <w:rPr>
            <w:lang w:eastAsia="zh-CN"/>
          </w:rPr>
          <w:t>.</w:t>
        </w:r>
      </w:ins>
    </w:p>
    <w:p w:rsidR="00582EE5" w:rsidRDefault="00582EE5" w:rsidP="007A58C9">
      <w:pPr>
        <w:pStyle w:val="BodyText"/>
        <w:rPr>
          <w:ins w:id="82" w:author="Jonathan Ling" w:date="2016-12-07T15:42:00Z"/>
          <w:lang w:eastAsia="zh-CN"/>
        </w:rPr>
      </w:pPr>
      <w:ins w:id="83" w:author="Jonathan Ling" w:date="2016-12-07T15:42:00Z">
        <w:r>
          <w:rPr>
            <w:lang w:eastAsia="zh-CN"/>
          </w:rPr>
          <w:t>When connected to the cloud Couchbase server, the API will self-sufficiently call the push and pull replications through liveQuery.</w:t>
        </w:r>
      </w:ins>
    </w:p>
    <w:p w:rsidR="005F23C0" w:rsidDel="00582EE5" w:rsidRDefault="00582EE5" w:rsidP="007A58C9">
      <w:pPr>
        <w:pStyle w:val="BodyText"/>
        <w:rPr>
          <w:del w:id="84" w:author="Jonathan Ling" w:date="2016-12-07T15:42:00Z"/>
          <w:lang w:eastAsia="zh-CN"/>
        </w:rPr>
      </w:pPr>
      <w:ins w:id="85" w:author="Jonathan Ling" w:date="2016-12-07T15:46:00Z">
        <w:r>
          <w:rPr>
            <w:lang w:eastAsia="zh-CN"/>
          </w:rPr>
          <w:t>The application would have</w:t>
        </w:r>
      </w:ins>
      <w:ins w:id="86" w:author="Jonathan Ling" w:date="2016-12-07T15:47:00Z">
        <w:r>
          <w:rPr>
            <w:lang w:eastAsia="zh-CN"/>
          </w:rPr>
          <w:t xml:space="preserve"> an</w:t>
        </w:r>
      </w:ins>
      <w:ins w:id="87" w:author="Jonathan Ling" w:date="2016-12-07T15:46:00Z">
        <w:r>
          <w:rPr>
            <w:lang w:eastAsia="zh-CN"/>
          </w:rPr>
          <w:t xml:space="preserve"> intense single thread in the C</w:t>
        </w:r>
      </w:ins>
      <w:ins w:id="88" w:author="Jonathan Ling" w:date="2016-12-07T15:47:00Z">
        <w:r>
          <w:rPr>
            <w:lang w:eastAsia="zh-CN"/>
          </w:rPr>
          <w:t>amera Activity with simple threads being called</w:t>
        </w:r>
      </w:ins>
      <w:ins w:id="89" w:author="Jonathan Ling" w:date="2016-12-07T15:48:00Z">
        <w:r>
          <w:rPr>
            <w:lang w:eastAsia="zh-CN"/>
          </w:rPr>
          <w:t xml:space="preserve"> alongside it</w:t>
        </w:r>
      </w:ins>
      <w:ins w:id="90" w:author="Jonathan Ling" w:date="2016-12-07T15:47:00Z">
        <w:r>
          <w:rPr>
            <w:lang w:eastAsia="zh-CN"/>
          </w:rPr>
          <w:t xml:space="preserve"> when buttons are pressed. </w:t>
        </w:r>
      </w:ins>
      <w:ins w:id="91" w:author="Jonathan Ling" w:date="2016-12-07T15:48:00Z">
        <w:r>
          <w:rPr>
            <w:lang w:eastAsia="zh-CN"/>
          </w:rPr>
          <w:t xml:space="preserve">The background thread of Next Activity will also be always active. </w:t>
        </w:r>
      </w:ins>
      <w:ins w:id="92" w:author="Jonathan Ling" w:date="2016-12-07T15:49:00Z">
        <w:r>
          <w:rPr>
            <w:lang w:eastAsia="zh-CN"/>
          </w:rPr>
          <w:t>However, when the user switches to the</w:t>
        </w:r>
        <w:r w:rsidR="00F86AD3">
          <w:rPr>
            <w:lang w:eastAsia="zh-CN"/>
          </w:rPr>
          <w:t xml:space="preserve"> Next Activity, the intensive Camera Activity </w:t>
        </w:r>
      </w:ins>
      <w:ins w:id="93" w:author="Jonathan Ling" w:date="2016-12-07T16:02:00Z">
        <w:r w:rsidR="00F86AD3">
          <w:rPr>
            <w:lang w:eastAsia="zh-CN"/>
          </w:rPr>
          <w:t>switches off.</w:t>
        </w:r>
      </w:ins>
      <w:del w:id="94" w:author="Jonathan Ling" w:date="2016-12-07T15:42:00Z">
        <w:r w:rsidR="005E4E4F" w:rsidDel="00582EE5">
          <w:rPr>
            <w:rFonts w:hint="eastAsia"/>
            <w:lang w:eastAsia="zh-CN"/>
          </w:rPr>
          <w:delText xml:space="preserve">The ENSA application is deployed solely on a blade server. ENSA will scan all available XML </w:delText>
        </w:r>
        <w:r w:rsidR="0018096F" w:rsidDel="00582EE5">
          <w:rPr>
            <w:rFonts w:hint="eastAsia"/>
            <w:lang w:eastAsia="zh-CN"/>
          </w:rPr>
          <w:delText>PM</w:delText>
        </w:r>
        <w:r w:rsidR="0018096F" w:rsidDel="00582EE5">
          <w:rPr>
            <w:lang w:eastAsia="zh-CN"/>
          </w:rPr>
          <w:delText xml:space="preserve"> </w:delText>
        </w:r>
        <w:r w:rsidR="005E4E4F" w:rsidDel="00582EE5">
          <w:rPr>
            <w:rFonts w:hint="eastAsia"/>
            <w:lang w:eastAsia="zh-CN"/>
          </w:rPr>
          <w:delText>data files on the OSS-RC and process these XML files so that the relational counters (EUtranCellRelation and UtranCellRelation) are removed from the XML file. The split files are then written back to OSS-RC for further processing of ENIQ-S.</w:delText>
        </w:r>
        <w:r w:rsidR="00C12023" w:rsidDel="00582EE5">
          <w:rPr>
            <w:rFonts w:hint="eastAsia"/>
            <w:lang w:eastAsia="zh-CN"/>
          </w:rPr>
          <w:delText xml:space="preserve"> The removed relational counters are aggregated to hourly and daily level in TSV format </w:delText>
        </w:r>
        <w:r w:rsidR="0018096F" w:rsidDel="00582EE5">
          <w:rPr>
            <w:lang w:eastAsia="zh-CN"/>
          </w:rPr>
          <w:delText xml:space="preserve">files </w:delText>
        </w:r>
        <w:r w:rsidR="00C12023" w:rsidDel="00582EE5">
          <w:rPr>
            <w:rFonts w:hint="eastAsia"/>
            <w:lang w:eastAsia="zh-CN"/>
          </w:rPr>
          <w:delText xml:space="preserve">defined by </w:delText>
        </w:r>
        <w:r w:rsidR="00C12023" w:rsidDel="00582EE5">
          <w:rPr>
            <w:lang w:eastAsia="zh-CN"/>
          </w:rPr>
          <w:delText>Softbank</w:delText>
        </w:r>
        <w:r w:rsidR="00C12023" w:rsidDel="00582EE5">
          <w:rPr>
            <w:rFonts w:hint="eastAsia"/>
            <w:lang w:eastAsia="zh-CN"/>
          </w:rPr>
          <w:delText>.</w:delText>
        </w:r>
      </w:del>
    </w:p>
    <w:p w:rsidR="00C12023" w:rsidDel="00582EE5" w:rsidRDefault="00F242ED" w:rsidP="007A58C9">
      <w:pPr>
        <w:pStyle w:val="BodyText"/>
        <w:rPr>
          <w:del w:id="95" w:author="Jonathan Ling" w:date="2016-12-07T15:43:00Z"/>
          <w:lang w:eastAsia="zh-CN"/>
        </w:rPr>
      </w:pPr>
      <w:del w:id="96" w:author="Jonathan Ling" w:date="2016-12-07T15:43:00Z">
        <w:r w:rsidDel="00582EE5">
          <w:rPr>
            <w:rFonts w:hint="eastAsia"/>
            <w:lang w:eastAsia="zh-CN"/>
          </w:rPr>
          <w:delText>From the hardware point of view, the standard hardware for ENSA is BL460 G9 blade server.</w:delText>
        </w:r>
      </w:del>
    </w:p>
    <w:p w:rsidR="00F242ED" w:rsidDel="00582EE5" w:rsidRDefault="00F242ED" w:rsidP="007A58C9">
      <w:pPr>
        <w:pStyle w:val="BodyText"/>
        <w:rPr>
          <w:del w:id="97" w:author="Jonathan Ling" w:date="2016-12-07T15:46:00Z"/>
          <w:lang w:eastAsia="zh-CN"/>
        </w:rPr>
      </w:pPr>
      <w:del w:id="98" w:author="Jonathan Ling" w:date="2016-12-07T15:43:00Z">
        <w:r w:rsidDel="00582EE5">
          <w:rPr>
            <w:rFonts w:hint="eastAsia"/>
            <w:lang w:eastAsia="zh-CN"/>
          </w:rPr>
          <w:delText>From software point of view, ENSA is a multiple threads single process</w:delText>
        </w:r>
        <w:r w:rsidR="0018096F" w:rsidDel="00582EE5">
          <w:rPr>
            <w:lang w:eastAsia="zh-CN"/>
          </w:rPr>
          <w:delText xml:space="preserve"> java program</w:delText>
        </w:r>
        <w:r w:rsidDel="00582EE5">
          <w:rPr>
            <w:rFonts w:hint="eastAsia"/>
            <w:lang w:eastAsia="zh-CN"/>
          </w:rPr>
          <w:delText xml:space="preserve"> that runs on Linux Redhat OS.</w:delText>
        </w:r>
      </w:del>
    </w:p>
    <w:p w:rsidR="00582EE5" w:rsidRDefault="00582EE5" w:rsidP="00AC3431">
      <w:pPr>
        <w:pStyle w:val="BodyText"/>
        <w:rPr>
          <w:ins w:id="99" w:author="Jonathan Ling" w:date="2016-12-07T15:46:00Z"/>
          <w:lang w:eastAsia="zh-CN"/>
        </w:rPr>
      </w:pPr>
    </w:p>
    <w:p w:rsidR="00AC3431" w:rsidDel="00F86AD3" w:rsidRDefault="00673EF8" w:rsidP="00AC3431">
      <w:pPr>
        <w:pStyle w:val="BodyText"/>
        <w:rPr>
          <w:del w:id="100" w:author="Jonathan Ling" w:date="2016-12-07T16:02:00Z"/>
          <w:lang w:eastAsia="zh-CN"/>
        </w:rPr>
      </w:pPr>
      <w:ins w:id="101" w:author="Jonathan Ling" w:date="2016-12-07T17:07:00Z">
        <w:r>
          <w:rPr>
            <w:lang w:eastAsia="zh-CN"/>
          </w:rPr>
          <w:lastRenderedPageBreak/>
          <w:t xml:space="preserve">Main </w:t>
        </w:r>
      </w:ins>
      <w:del w:id="102" w:author="Jonathan Ling" w:date="2016-12-07T16:02:00Z">
        <w:r w:rsidR="00AC3431" w:rsidDel="00F86AD3">
          <w:rPr>
            <w:rFonts w:hint="eastAsia"/>
            <w:lang w:eastAsia="zh-CN"/>
          </w:rPr>
          <w:delText xml:space="preserve">When ENSA is deployed, ENIQ-S will no longer be able to read the </w:delText>
        </w:r>
        <w:r w:rsidR="00AC3431" w:rsidDel="00F86AD3">
          <w:rPr>
            <w:lang w:eastAsia="zh-CN"/>
          </w:rPr>
          <w:delText>original</w:delText>
        </w:r>
        <w:r w:rsidR="00AC3431" w:rsidDel="00F86AD3">
          <w:rPr>
            <w:rFonts w:hint="eastAsia"/>
            <w:lang w:eastAsia="zh-CN"/>
          </w:rPr>
          <w:delText xml:space="preserve"> XML files on OSS-RC. ENIQ-S will instead read the new XML split files generated by ENSA (also written on NAS). The system architecture without ENSA deployment is shown in </w:delText>
        </w:r>
        <w:r w:rsidR="00AC3431" w:rsidDel="00F86AD3">
          <w:rPr>
            <w:lang w:eastAsia="zh-CN"/>
          </w:rPr>
          <w:fldChar w:fldCharType="begin"/>
        </w:r>
        <w:r w:rsidR="00AC3431" w:rsidDel="00F86AD3">
          <w:rPr>
            <w:lang w:eastAsia="zh-CN"/>
          </w:rPr>
          <w:delInstrText xml:space="preserve"> </w:delInstrText>
        </w:r>
        <w:r w:rsidR="00AC3431" w:rsidDel="00F86AD3">
          <w:rPr>
            <w:rFonts w:hint="eastAsia"/>
            <w:lang w:eastAsia="zh-CN"/>
          </w:rPr>
          <w:delInstrText>REF _Ref444682059 \h</w:delInstrText>
        </w:r>
        <w:r w:rsidR="00AC3431" w:rsidDel="00F86AD3">
          <w:rPr>
            <w:lang w:eastAsia="zh-CN"/>
          </w:rPr>
          <w:delInstrText xml:space="preserve"> </w:delInstrText>
        </w:r>
        <w:r w:rsidR="00AC3431" w:rsidDel="00F86AD3">
          <w:rPr>
            <w:lang w:eastAsia="zh-CN"/>
          </w:rPr>
        </w:r>
        <w:r w:rsidR="00AC3431" w:rsidDel="00F86AD3">
          <w:rPr>
            <w:lang w:eastAsia="zh-CN"/>
          </w:rPr>
          <w:fldChar w:fldCharType="separate"/>
        </w:r>
        <w:r w:rsidR="00AC3431" w:rsidDel="00F86AD3">
          <w:delText xml:space="preserve">Figure </w:delText>
        </w:r>
        <w:r w:rsidR="00AC3431" w:rsidDel="00F86AD3">
          <w:rPr>
            <w:noProof/>
          </w:rPr>
          <w:delText>2</w:delText>
        </w:r>
        <w:r w:rsidR="00AC3431" w:rsidDel="00F86AD3">
          <w:tab/>
        </w:r>
        <w:r w:rsidR="00AC3431" w:rsidDel="00F86AD3">
          <w:rPr>
            <w:lang w:eastAsia="zh-CN"/>
          </w:rPr>
          <w:fldChar w:fldCharType="end"/>
        </w:r>
        <w:r w:rsidR="00902BFC" w:rsidDel="00F86AD3">
          <w:rPr>
            <w:lang w:eastAsia="zh-CN"/>
          </w:rPr>
          <w:delText>,</w:delText>
        </w:r>
        <w:r w:rsidR="00AC3431" w:rsidDel="00F86AD3">
          <w:rPr>
            <w:lang w:eastAsia="zh-CN"/>
          </w:rPr>
          <w:delText xml:space="preserve"> </w:delText>
        </w:r>
        <w:r w:rsidR="00902BFC" w:rsidDel="00F86AD3">
          <w:rPr>
            <w:lang w:eastAsia="zh-CN"/>
          </w:rPr>
          <w:delText>as a</w:delText>
        </w:r>
        <w:r w:rsidR="00AC3431" w:rsidDel="00F86AD3">
          <w:rPr>
            <w:rFonts w:hint="eastAsia"/>
            <w:lang w:eastAsia="zh-CN"/>
          </w:rPr>
          <w:delText xml:space="preserve"> comparison.</w:delText>
        </w:r>
      </w:del>
    </w:p>
    <w:p w:rsidR="00AC3431" w:rsidDel="00F86AD3" w:rsidRDefault="00046FF3" w:rsidP="00AC3431">
      <w:pPr>
        <w:pStyle w:val="BodyText"/>
        <w:ind w:left="0"/>
        <w:jc w:val="center"/>
        <w:rPr>
          <w:del w:id="103" w:author="Jonathan Ling" w:date="2016-12-07T16:02:00Z"/>
          <w:lang w:eastAsia="zh-CN"/>
        </w:rPr>
      </w:pPr>
      <w:del w:id="104" w:author="Jonathan Ling" w:date="2016-12-07T15:50:00Z">
        <w:r w:rsidDel="00582EE5">
          <w:rPr>
            <w:noProof/>
            <w:lang w:eastAsia="zh-CN"/>
          </w:rPr>
          <w:drawing>
            <wp:inline distT="0" distB="0" distL="0" distR="0" wp14:anchorId="7169FCE4" wp14:editId="0A17AC05">
              <wp:extent cx="4805045" cy="4770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5045" cy="4770120"/>
                      </a:xfrm>
                      <a:prstGeom prst="rect">
                        <a:avLst/>
                      </a:prstGeom>
                      <a:noFill/>
                      <a:ln>
                        <a:noFill/>
                      </a:ln>
                    </pic:spPr>
                  </pic:pic>
                </a:graphicData>
              </a:graphic>
            </wp:inline>
          </w:drawing>
        </w:r>
      </w:del>
    </w:p>
    <w:p w:rsidR="00AC3431" w:rsidDel="00F86AD3" w:rsidRDefault="00AC3431" w:rsidP="00AC3431">
      <w:pPr>
        <w:pStyle w:val="CaptionFigure"/>
        <w:rPr>
          <w:del w:id="105" w:author="Jonathan Ling" w:date="2016-12-07T16:02:00Z"/>
          <w:lang w:eastAsia="zh-CN"/>
        </w:rPr>
      </w:pPr>
      <w:bookmarkStart w:id="106" w:name="_Ref444682059"/>
      <w:del w:id="107" w:author="Jonathan Ling" w:date="2016-12-07T16:02:00Z">
        <w:r w:rsidDel="00F86AD3">
          <w:delText xml:space="preserve">Figure </w:delText>
        </w:r>
        <w:r w:rsidR="00241801" w:rsidDel="00F86AD3">
          <w:fldChar w:fldCharType="begin"/>
        </w:r>
        <w:r w:rsidR="00241801" w:rsidDel="00F86AD3">
          <w:delInstrText xml:space="preserve"> SEQ Figure \* ARABIC </w:delInstrText>
        </w:r>
        <w:r w:rsidR="00241801" w:rsidDel="00F86AD3">
          <w:fldChar w:fldCharType="separate"/>
        </w:r>
        <w:r w:rsidR="00497D4B" w:rsidDel="00F86AD3">
          <w:rPr>
            <w:noProof/>
          </w:rPr>
          <w:delText>2</w:delText>
        </w:r>
        <w:r w:rsidR="00241801" w:rsidDel="00F86AD3">
          <w:rPr>
            <w:noProof/>
          </w:rPr>
          <w:fldChar w:fldCharType="end"/>
        </w:r>
        <w:r w:rsidDel="00F86AD3">
          <w:rPr>
            <w:rFonts w:hint="eastAsia"/>
            <w:lang w:eastAsia="zh-CN"/>
          </w:rPr>
          <w:delText>. Original Solution without ENSA</w:delText>
        </w:r>
        <w:bookmarkEnd w:id="106"/>
      </w:del>
    </w:p>
    <w:p w:rsidR="00AC3431" w:rsidRDefault="00AC3431" w:rsidP="00AC3431">
      <w:pPr>
        <w:pStyle w:val="Heading2"/>
        <w:rPr>
          <w:ins w:id="108" w:author="Jonathan Ling" w:date="2016-12-08T11:16:00Z"/>
          <w:lang w:eastAsia="zh-CN"/>
        </w:rPr>
      </w:pPr>
      <w:del w:id="109" w:author="Jonathan Ling" w:date="2016-12-07T17:07:00Z">
        <w:r w:rsidDel="00673EF8">
          <w:rPr>
            <w:rFonts w:hint="eastAsia"/>
            <w:lang w:eastAsia="zh-CN"/>
          </w:rPr>
          <w:delText>External Interfaces</w:delText>
        </w:r>
      </w:del>
      <w:ins w:id="110" w:author="Jonathan Ling" w:date="2016-12-07T17:07:00Z">
        <w:r w:rsidR="00673EF8">
          <w:rPr>
            <w:lang w:eastAsia="zh-CN"/>
          </w:rPr>
          <w:t>Activity Interfaces</w:t>
        </w:r>
      </w:ins>
    </w:p>
    <w:p w:rsidR="004A1487" w:rsidRDefault="004A1487" w:rsidP="004A1487">
      <w:pPr>
        <w:pStyle w:val="Heading3"/>
        <w:rPr>
          <w:ins w:id="111" w:author="Jonathan Ling" w:date="2016-12-08T11:16:00Z"/>
          <w:lang w:eastAsia="zh-CN"/>
        </w:rPr>
      </w:pPr>
      <w:ins w:id="112" w:author="Jonathan Ling" w:date="2016-12-08T11:16:00Z">
        <w:r>
          <w:rPr>
            <w:lang w:eastAsia="zh-CN"/>
          </w:rPr>
          <w:t>Data structure</w:t>
        </w:r>
      </w:ins>
    </w:p>
    <w:p w:rsidR="004A1487" w:rsidRDefault="004A1487" w:rsidP="004A1487">
      <w:pPr>
        <w:pStyle w:val="BodyText"/>
        <w:ind w:left="2972"/>
        <w:rPr>
          <w:ins w:id="113" w:author="Jonathan Ling" w:date="2016-12-08T11:16:00Z"/>
          <w:lang w:eastAsia="zh-CN"/>
        </w:rPr>
      </w:pPr>
      <w:ins w:id="114" w:author="Jonathan Ling" w:date="2016-12-08T11:17:00Z">
        <w:r>
          <w:rPr>
            <w:lang w:eastAsia="zh-CN"/>
          </w:rPr>
          <w:t>Outlining the data structure</w:t>
        </w:r>
      </w:ins>
      <w:ins w:id="115" w:author="Jonathan Ling" w:date="2016-12-08T11:26:00Z">
        <w:r>
          <w:rPr>
            <w:lang w:eastAsia="zh-CN"/>
          </w:rPr>
          <w:t>s</w:t>
        </w:r>
      </w:ins>
      <w:ins w:id="116" w:author="Jonathan Ling" w:date="2016-12-08T11:17:00Z">
        <w:r>
          <w:rPr>
            <w:lang w:eastAsia="zh-CN"/>
          </w:rPr>
          <w:t xml:space="preserve"> used in the application.</w:t>
        </w:r>
      </w:ins>
    </w:p>
    <w:tbl>
      <w:tblPr>
        <w:tblStyle w:val="TableGrid"/>
        <w:tblpPr w:leftFromText="180" w:rightFromText="180" w:vertAnchor="text" w:horzAnchor="margin" w:tblpY="147"/>
        <w:tblW w:w="0" w:type="auto"/>
        <w:tblLook w:val="04A0" w:firstRow="1" w:lastRow="0" w:firstColumn="1" w:lastColumn="0" w:noHBand="0" w:noVBand="1"/>
      </w:tblPr>
      <w:tblGrid>
        <w:gridCol w:w="2214"/>
        <w:gridCol w:w="7925"/>
      </w:tblGrid>
      <w:tr w:rsidR="004A1487" w:rsidTr="00A45745">
        <w:trPr>
          <w:ins w:id="117" w:author="Jonathan Ling" w:date="2016-12-08T11:16:00Z"/>
        </w:trPr>
        <w:tc>
          <w:tcPr>
            <w:tcW w:w="2258" w:type="dxa"/>
          </w:tcPr>
          <w:p w:rsidR="004A1487" w:rsidRDefault="004A1487" w:rsidP="00A45745">
            <w:pPr>
              <w:pStyle w:val="BodyText"/>
              <w:ind w:left="0"/>
              <w:rPr>
                <w:ins w:id="118" w:author="Jonathan Ling" w:date="2016-12-08T11:16:00Z"/>
                <w:lang w:eastAsia="zh-CN"/>
              </w:rPr>
            </w:pPr>
            <w:ins w:id="119" w:author="Jonathan Ling" w:date="2016-12-08T11:16:00Z">
              <w:r>
                <w:rPr>
                  <w:lang w:eastAsia="zh-CN"/>
                </w:rPr>
                <w:t>Interface Parameter</w:t>
              </w:r>
            </w:ins>
          </w:p>
        </w:tc>
        <w:tc>
          <w:tcPr>
            <w:tcW w:w="8056" w:type="dxa"/>
          </w:tcPr>
          <w:p w:rsidR="004A1487" w:rsidRDefault="0034667E" w:rsidP="00A45745">
            <w:pPr>
              <w:pStyle w:val="BodyText"/>
              <w:ind w:left="0"/>
              <w:rPr>
                <w:ins w:id="120" w:author="Jonathan Ling" w:date="2016-12-08T11:16:00Z"/>
                <w:lang w:eastAsia="zh-CN"/>
              </w:rPr>
            </w:pPr>
            <w:ins w:id="121" w:author="Jonathan Ling" w:date="2016-12-08T13:46:00Z">
              <w:r>
                <w:rPr>
                  <w:lang w:eastAsia="zh-CN"/>
                </w:rPr>
                <w:t>Parameter</w:t>
              </w:r>
            </w:ins>
            <w:ins w:id="122" w:author="Jonathan Ling" w:date="2016-12-08T11:16:00Z">
              <w:r w:rsidR="004A1487">
                <w:rPr>
                  <w:lang w:eastAsia="zh-CN"/>
                </w:rPr>
                <w:t xml:space="preserve"> Description</w:t>
              </w:r>
            </w:ins>
          </w:p>
        </w:tc>
      </w:tr>
      <w:tr w:rsidR="004A1487" w:rsidTr="00A45745">
        <w:trPr>
          <w:ins w:id="123" w:author="Jonathan Ling" w:date="2016-12-08T11:16:00Z"/>
        </w:trPr>
        <w:tc>
          <w:tcPr>
            <w:tcW w:w="2258" w:type="dxa"/>
          </w:tcPr>
          <w:p w:rsidR="004A1487" w:rsidRDefault="00B22ED9" w:rsidP="00A45745">
            <w:pPr>
              <w:pStyle w:val="BodyText"/>
              <w:ind w:left="0"/>
              <w:rPr>
                <w:ins w:id="124" w:author="Jonathan Ling" w:date="2016-12-08T11:16:00Z"/>
                <w:lang w:eastAsia="zh-CN"/>
              </w:rPr>
            </w:pPr>
            <w:ins w:id="125" w:author="Jonathan Ling" w:date="2016-12-08T11:26:00Z">
              <w:r>
                <w:rPr>
                  <w:lang w:eastAsia="zh-CN"/>
                </w:rPr>
                <w:t>Port</w:t>
              </w:r>
            </w:ins>
          </w:p>
        </w:tc>
        <w:tc>
          <w:tcPr>
            <w:tcW w:w="8056" w:type="dxa"/>
          </w:tcPr>
          <w:p w:rsidR="004A1487" w:rsidRDefault="00B22ED9" w:rsidP="00A45745">
            <w:pPr>
              <w:pStyle w:val="BodyText"/>
              <w:ind w:left="0"/>
              <w:rPr>
                <w:ins w:id="126" w:author="Jonathan Ling" w:date="2016-12-08T11:16:00Z"/>
                <w:lang w:eastAsia="zh-CN"/>
              </w:rPr>
            </w:pPr>
            <w:ins w:id="127" w:author="Jonathan Ling" w:date="2016-12-08T11:27:00Z">
              <w:r>
                <w:rPr>
                  <w:lang w:eastAsia="zh-CN"/>
                </w:rPr>
                <w:t xml:space="preserve">Port used for connecting to the server: </w:t>
              </w:r>
            </w:ins>
            <w:ins w:id="128" w:author="Jonathan Ling" w:date="2016-12-08T11:28:00Z">
              <w:r>
                <w:rPr>
                  <w:lang w:eastAsia="zh-CN"/>
                </w:rPr>
                <w:t>4895</w:t>
              </w:r>
            </w:ins>
          </w:p>
        </w:tc>
      </w:tr>
      <w:tr w:rsidR="004A1487" w:rsidTr="00A45745">
        <w:trPr>
          <w:ins w:id="129" w:author="Jonathan Ling" w:date="2016-12-08T11:16:00Z"/>
        </w:trPr>
        <w:tc>
          <w:tcPr>
            <w:tcW w:w="2258" w:type="dxa"/>
          </w:tcPr>
          <w:p w:rsidR="004A1487" w:rsidRDefault="00B22ED9" w:rsidP="00A45745">
            <w:pPr>
              <w:pStyle w:val="BodyText"/>
              <w:ind w:left="0"/>
              <w:rPr>
                <w:ins w:id="130" w:author="Jonathan Ling" w:date="2016-12-08T11:16:00Z"/>
                <w:lang w:eastAsia="zh-CN"/>
              </w:rPr>
            </w:pPr>
            <w:ins w:id="131" w:author="Jonathan Ling" w:date="2016-12-08T11:28:00Z">
              <w:r>
                <w:rPr>
                  <w:lang w:eastAsia="zh-CN"/>
                </w:rPr>
                <w:t>Database stream</w:t>
              </w:r>
            </w:ins>
          </w:p>
        </w:tc>
        <w:tc>
          <w:tcPr>
            <w:tcW w:w="8056" w:type="dxa"/>
          </w:tcPr>
          <w:p w:rsidR="007E777D" w:rsidRPr="007E777D" w:rsidRDefault="00B22ED9" w:rsidP="00A45745">
            <w:pPr>
              <w:pStyle w:val="BodyText"/>
              <w:ind w:left="0"/>
              <w:rPr>
                <w:ins w:id="132" w:author="Jonathan Ling" w:date="2016-12-08T11:16:00Z"/>
                <w:rFonts w:ascii="Helvetica" w:hAnsi="Helvetica" w:cs="Helvetica"/>
                <w:szCs w:val="22"/>
                <w:lang w:eastAsia="zh-CN"/>
                <w:rPrChange w:id="133" w:author="Jonathan Ling" w:date="2016-12-08T13:32:00Z">
                  <w:rPr>
                    <w:ins w:id="134" w:author="Jonathan Ling" w:date="2016-12-08T11:16:00Z"/>
                    <w:lang w:eastAsia="zh-CN"/>
                  </w:rPr>
                </w:rPrChange>
              </w:rPr>
            </w:pPr>
            <w:ins w:id="135" w:author="Jonathan Ling" w:date="2016-12-08T11:28:00Z">
              <w:r>
                <w:rPr>
                  <w:rFonts w:ascii="Helvetica" w:hAnsi="Helvetica" w:cs="Helvetica"/>
                  <w:szCs w:val="22"/>
                  <w:lang w:eastAsia="zh-CN"/>
                </w:rPr>
                <w:t>Name of the database stream t</w:t>
              </w:r>
              <w:r w:rsidR="001271E6">
                <w:rPr>
                  <w:rFonts w:ascii="Helvetica" w:hAnsi="Helvetica" w:cs="Helvetica"/>
                  <w:szCs w:val="22"/>
                  <w:lang w:eastAsia="zh-CN"/>
                </w:rPr>
                <w:t>o connect to the cloud database</w:t>
              </w:r>
              <w:r>
                <w:rPr>
                  <w:rFonts w:ascii="Helvetica" w:hAnsi="Helvetica" w:cs="Helvetica"/>
                  <w:szCs w:val="22"/>
                  <w:lang w:eastAsia="zh-CN"/>
                </w:rPr>
                <w:t>: Parking1</w:t>
              </w:r>
            </w:ins>
            <w:ins w:id="136" w:author="Jonathan Ling" w:date="2016-12-08T13:45:00Z">
              <w:r w:rsidR="0034667E">
                <w:rPr>
                  <w:rFonts w:ascii="Helvetica" w:hAnsi="Helvetica" w:cs="Helvetica"/>
                  <w:szCs w:val="22"/>
                  <w:lang w:eastAsia="zh-CN"/>
                </w:rPr>
                <w:t xml:space="preserve"> </w:t>
              </w:r>
            </w:ins>
          </w:p>
        </w:tc>
      </w:tr>
      <w:tr w:rsidR="0034667E" w:rsidTr="00A45745">
        <w:trPr>
          <w:ins w:id="137" w:author="Jonathan Ling" w:date="2016-12-08T13:45:00Z"/>
        </w:trPr>
        <w:tc>
          <w:tcPr>
            <w:tcW w:w="2258" w:type="dxa"/>
          </w:tcPr>
          <w:p w:rsidR="0034667E" w:rsidRDefault="0034667E" w:rsidP="00A45745">
            <w:pPr>
              <w:pStyle w:val="BodyText"/>
              <w:ind w:left="0"/>
              <w:rPr>
                <w:ins w:id="138" w:author="Jonathan Ling" w:date="2016-12-08T13:45:00Z"/>
                <w:lang w:eastAsia="zh-CN"/>
              </w:rPr>
            </w:pPr>
            <w:ins w:id="139" w:author="Jonathan Ling" w:date="2016-12-08T13:45:00Z">
              <w:r>
                <w:rPr>
                  <w:lang w:eastAsia="zh-CN"/>
                </w:rPr>
                <w:t>‘Forward’ variable</w:t>
              </w:r>
            </w:ins>
          </w:p>
        </w:tc>
        <w:tc>
          <w:tcPr>
            <w:tcW w:w="8056" w:type="dxa"/>
          </w:tcPr>
          <w:p w:rsidR="0034667E" w:rsidRDefault="0034667E" w:rsidP="00A45745">
            <w:pPr>
              <w:pStyle w:val="BodyText"/>
              <w:ind w:left="0"/>
              <w:rPr>
                <w:ins w:id="140" w:author="Jonathan Ling" w:date="2016-12-08T13:45:00Z"/>
                <w:rFonts w:ascii="Helvetica" w:hAnsi="Helvetica" w:cs="Helvetica"/>
                <w:szCs w:val="22"/>
                <w:lang w:eastAsia="zh-CN"/>
              </w:rPr>
            </w:pPr>
            <w:ins w:id="141" w:author="Jonathan Ling" w:date="2016-12-08T13:48:00Z">
              <w:r>
                <w:rPr>
                  <w:rFonts w:ascii="Helvetica" w:hAnsi="Helvetica" w:cs="Helvetica"/>
                  <w:szCs w:val="22"/>
                  <w:lang w:eastAsia="zh-CN"/>
                </w:rPr>
                <w:t xml:space="preserve">A </w:t>
              </w:r>
            </w:ins>
            <w:ins w:id="142" w:author="Jonathan Ling" w:date="2016-12-08T13:49:00Z">
              <w:r>
                <w:rPr>
                  <w:rFonts w:ascii="Helvetica" w:hAnsi="Helvetica" w:cs="Helvetica"/>
                  <w:szCs w:val="22"/>
                  <w:lang w:eastAsia="zh-CN"/>
                </w:rPr>
                <w:t>Boolean</w:t>
              </w:r>
            </w:ins>
            <w:ins w:id="143" w:author="Jonathan Ling" w:date="2016-12-08T13:48:00Z">
              <w:r>
                <w:rPr>
                  <w:rFonts w:ascii="Helvetica" w:hAnsi="Helvetica" w:cs="Helvetica"/>
                  <w:szCs w:val="22"/>
                  <w:lang w:eastAsia="zh-CN"/>
                </w:rPr>
                <w:t xml:space="preserve"> </w:t>
              </w:r>
            </w:ins>
            <w:ins w:id="144" w:author="Jonathan Ling" w:date="2016-12-08T13:49:00Z">
              <w:r>
                <w:rPr>
                  <w:rFonts w:ascii="Helvetica" w:hAnsi="Helvetica" w:cs="Helvetica"/>
                  <w:szCs w:val="22"/>
                  <w:lang w:eastAsia="zh-CN"/>
                </w:rPr>
                <w:t xml:space="preserve">in the </w:t>
              </w:r>
            </w:ins>
            <w:ins w:id="145" w:author="Jonathan Ling" w:date="2016-12-08T13:50:00Z">
              <w:r w:rsidR="005D1AF2">
                <w:rPr>
                  <w:rFonts w:ascii="Helvetica" w:hAnsi="Helvetica" w:cs="Helvetica"/>
                  <w:szCs w:val="22"/>
                  <w:lang w:eastAsia="zh-CN"/>
                </w:rPr>
                <w:t>Camera Activity which is true from point A to point B and is false when the user wants to go from point B to point A.</w:t>
              </w:r>
            </w:ins>
          </w:p>
        </w:tc>
      </w:tr>
      <w:tr w:rsidR="007E777D" w:rsidTr="00A45745">
        <w:trPr>
          <w:ins w:id="146" w:author="Jonathan Ling" w:date="2016-12-08T13:32:00Z"/>
        </w:trPr>
        <w:tc>
          <w:tcPr>
            <w:tcW w:w="2258" w:type="dxa"/>
          </w:tcPr>
          <w:p w:rsidR="007E777D" w:rsidRDefault="00482319" w:rsidP="00A45745">
            <w:pPr>
              <w:pStyle w:val="BodyText"/>
              <w:ind w:left="0"/>
              <w:rPr>
                <w:ins w:id="147" w:author="Jonathan Ling" w:date="2016-12-08T13:32:00Z"/>
                <w:lang w:eastAsia="zh-CN"/>
              </w:rPr>
            </w:pPr>
            <w:ins w:id="148" w:author="Jonathan Ling" w:date="2016-12-09T09:46:00Z">
              <w:r>
                <w:rPr>
                  <w:lang w:eastAsia="zh-CN"/>
                </w:rPr>
                <w:t>Relevant</w:t>
              </w:r>
            </w:ins>
            <w:ins w:id="149" w:author="Jonathan Ling" w:date="2016-12-08T13:33:00Z">
              <w:r w:rsidR="007E777D">
                <w:rPr>
                  <w:lang w:eastAsia="zh-CN"/>
                </w:rPr>
                <w:t xml:space="preserve"> data</w:t>
              </w:r>
            </w:ins>
          </w:p>
        </w:tc>
        <w:tc>
          <w:tcPr>
            <w:tcW w:w="8056" w:type="dxa"/>
          </w:tcPr>
          <w:p w:rsidR="0034667E" w:rsidRDefault="0034667E" w:rsidP="007E777D">
            <w:pPr>
              <w:pStyle w:val="BodyText"/>
              <w:ind w:left="0"/>
              <w:rPr>
                <w:ins w:id="150" w:author="Jonathan Ling" w:date="2016-12-08T13:42:00Z"/>
                <w:rFonts w:ascii="Helvetica" w:hAnsi="Helvetica" w:cs="Helvetica"/>
                <w:szCs w:val="22"/>
                <w:lang w:eastAsia="zh-CN"/>
              </w:rPr>
            </w:pPr>
            <w:ins w:id="151" w:author="Jonathan Ling" w:date="2016-12-08T13:42:00Z">
              <w:r>
                <w:rPr>
                  <w:rFonts w:ascii="Helvetica" w:hAnsi="Helvetica" w:cs="Helvetica"/>
                  <w:szCs w:val="22"/>
                  <w:lang w:eastAsia="zh-CN"/>
                </w:rPr>
                <w:t>Key thing to note is that the parking spots are separated into</w:t>
              </w:r>
            </w:ins>
            <w:ins w:id="152" w:author="Jonathan Ling" w:date="2016-12-08T13:43:00Z">
              <w:r>
                <w:rPr>
                  <w:rFonts w:ascii="Helvetica" w:hAnsi="Helvetica" w:cs="Helvetica"/>
                  <w:szCs w:val="22"/>
                  <w:lang w:eastAsia="zh-CN"/>
                </w:rPr>
                <w:t xml:space="preserve"> the key</w:t>
              </w:r>
            </w:ins>
            <w:ins w:id="153" w:author="Jonathan Ling" w:date="2016-12-08T13:42:00Z">
              <w:r>
                <w:rPr>
                  <w:rFonts w:ascii="Helvetica" w:hAnsi="Helvetica" w:cs="Helvetica"/>
                  <w:szCs w:val="22"/>
                  <w:lang w:eastAsia="zh-CN"/>
                </w:rPr>
                <w:t xml:space="preserve"> routes and</w:t>
              </w:r>
            </w:ins>
            <w:ins w:id="154" w:author="Jonathan Ling" w:date="2016-12-08T13:43:00Z">
              <w:r>
                <w:rPr>
                  <w:rFonts w:ascii="Helvetica" w:hAnsi="Helvetica" w:cs="Helvetica"/>
                  <w:szCs w:val="22"/>
                  <w:lang w:eastAsia="zh-CN"/>
                </w:rPr>
                <w:t xml:space="preserve"> sub-key</w:t>
              </w:r>
            </w:ins>
            <w:ins w:id="155" w:author="Jonathan Ling" w:date="2016-12-08T13:42:00Z">
              <w:r>
                <w:rPr>
                  <w:rFonts w:ascii="Helvetica" w:hAnsi="Helvetica" w:cs="Helvetica"/>
                  <w:szCs w:val="22"/>
                  <w:lang w:eastAsia="zh-CN"/>
                </w:rPr>
                <w:t xml:space="preserve"> pid. </w:t>
              </w:r>
            </w:ins>
            <w:ins w:id="156" w:author="Jonathan Ling" w:date="2016-12-08T13:43:00Z">
              <w:r>
                <w:rPr>
                  <w:rFonts w:ascii="Helvetica" w:hAnsi="Helvetica" w:cs="Helvetica"/>
                  <w:szCs w:val="22"/>
                  <w:lang w:eastAsia="zh-CN"/>
                </w:rPr>
                <w:t>This is to create an optimal path from A to B going from route 1 to route 6</w:t>
              </w:r>
            </w:ins>
            <w:ins w:id="157" w:author="Jonathan Ling" w:date="2016-12-08T13:44:00Z">
              <w:r>
                <w:rPr>
                  <w:rFonts w:ascii="Helvetica" w:hAnsi="Helvetica" w:cs="Helvetica"/>
                  <w:szCs w:val="22"/>
                  <w:lang w:eastAsia="zh-CN"/>
                </w:rPr>
                <w:t xml:space="preserve">. Route 1 could have pid 1 to 100 for example. If the </w:t>
              </w:r>
            </w:ins>
            <w:ins w:id="158" w:author="Jonathan Ling" w:date="2016-12-08T13:56:00Z">
              <w:r w:rsidR="005D1AF2">
                <w:rPr>
                  <w:rFonts w:ascii="Helvetica" w:hAnsi="Helvetica" w:cs="Helvetica"/>
                  <w:szCs w:val="22"/>
                  <w:lang w:eastAsia="zh-CN"/>
                </w:rPr>
                <w:t>forward Boolean is false, it starts from route 6 100 to 1 and accordingly, the route decreases</w:t>
              </w:r>
            </w:ins>
            <w:ins w:id="159" w:author="Jonathan Ling" w:date="2016-12-08T13:57:00Z">
              <w:r w:rsidR="005D1AF2">
                <w:rPr>
                  <w:rFonts w:ascii="Helvetica" w:hAnsi="Helvetica" w:cs="Helvetica"/>
                  <w:szCs w:val="22"/>
                  <w:lang w:eastAsia="zh-CN"/>
                </w:rPr>
                <w:t xml:space="preserve"> from</w:t>
              </w:r>
            </w:ins>
            <w:ins w:id="160" w:author="Jonathan Ling" w:date="2016-12-08T13:56:00Z">
              <w:r w:rsidR="005D1AF2">
                <w:rPr>
                  <w:rFonts w:ascii="Helvetica" w:hAnsi="Helvetica" w:cs="Helvetica"/>
                  <w:szCs w:val="22"/>
                  <w:lang w:eastAsia="zh-CN"/>
                </w:rPr>
                <w:t xml:space="preserve"> 6,5,4,3,2</w:t>
              </w:r>
            </w:ins>
            <w:ins w:id="161" w:author="Jonathan Ling" w:date="2016-12-08T13:57:00Z">
              <w:r w:rsidR="005D1AF2">
                <w:rPr>
                  <w:rFonts w:ascii="Helvetica" w:hAnsi="Helvetica" w:cs="Helvetica"/>
                  <w:szCs w:val="22"/>
                  <w:lang w:eastAsia="zh-CN"/>
                </w:rPr>
                <w:t xml:space="preserve"> to 1.</w:t>
              </w:r>
            </w:ins>
            <w:ins w:id="162" w:author="Jonathan Ling" w:date="2016-12-08T13:56:00Z">
              <w:r w:rsidR="005D1AF2">
                <w:rPr>
                  <w:rFonts w:ascii="Helvetica" w:hAnsi="Helvetica" w:cs="Helvetica"/>
                  <w:szCs w:val="22"/>
                  <w:lang w:eastAsia="zh-CN"/>
                </w:rPr>
                <w:t xml:space="preserve"> </w:t>
              </w:r>
            </w:ins>
          </w:p>
          <w:p w:rsidR="007E777D" w:rsidRPr="001271E6" w:rsidRDefault="007E777D" w:rsidP="007E777D">
            <w:pPr>
              <w:pStyle w:val="BodyText"/>
              <w:ind w:left="0"/>
              <w:rPr>
                <w:ins w:id="163" w:author="Jonathan Ling" w:date="2016-12-08T13:33:00Z"/>
                <w:rFonts w:ascii="Helvetica" w:hAnsi="Helvetica" w:cs="Helvetica"/>
                <w:szCs w:val="22"/>
                <w:lang w:eastAsia="zh-CN"/>
              </w:rPr>
            </w:pPr>
            <w:ins w:id="164" w:author="Jonathan Ling" w:date="2016-12-08T13:33:00Z">
              <w:r w:rsidRPr="001271E6">
                <w:rPr>
                  <w:rFonts w:ascii="Helvetica" w:hAnsi="Helvetica" w:cs="Helvetica"/>
                  <w:szCs w:val="22"/>
                  <w:lang w:eastAsia="zh-CN"/>
                </w:rPr>
                <w:t>"lastCheck": "2016-11-28T16:24</w:t>
              </w:r>
              <w:r>
                <w:rPr>
                  <w:rFonts w:ascii="Helvetica" w:hAnsi="Helvetica" w:cs="Helvetica"/>
                  <w:szCs w:val="22"/>
                  <w:lang w:eastAsia="zh-CN"/>
                </w:rPr>
                <w:t>" -</w:t>
              </w:r>
            </w:ins>
            <w:ins w:id="165" w:author="Jonathan Ling" w:date="2016-12-08T13:35:00Z">
              <w:r>
                <w:rPr>
                  <w:rFonts w:ascii="Helvetica" w:hAnsi="Helvetica" w:cs="Helvetica"/>
                  <w:szCs w:val="22"/>
                  <w:lang w:eastAsia="zh-CN"/>
                </w:rPr>
                <w:t>(String)</w:t>
              </w:r>
            </w:ins>
            <w:ins w:id="166" w:author="Jonathan Ling" w:date="2016-12-08T13:34:00Z">
              <w:r>
                <w:rPr>
                  <w:rFonts w:ascii="Helvetica" w:hAnsi="Helvetica" w:cs="Helvetica"/>
                  <w:szCs w:val="22"/>
                  <w:lang w:eastAsia="zh-CN"/>
                </w:rPr>
                <w:t xml:space="preserve"> </w:t>
              </w:r>
            </w:ins>
            <w:ins w:id="167" w:author="Jonathan Ling" w:date="2016-12-08T13:33:00Z">
              <w:r>
                <w:rPr>
                  <w:rFonts w:ascii="Helvetica" w:hAnsi="Helvetica" w:cs="Helvetica"/>
                  <w:szCs w:val="22"/>
                  <w:lang w:eastAsia="zh-CN"/>
                </w:rPr>
                <w:t xml:space="preserve">The time the last car was </w:t>
              </w:r>
            </w:ins>
            <w:ins w:id="168" w:author="Jonathan Ling" w:date="2016-12-08T13:34:00Z">
              <w:r>
                <w:rPr>
                  <w:rFonts w:ascii="Helvetica" w:hAnsi="Helvetica" w:cs="Helvetica"/>
                  <w:szCs w:val="22"/>
                  <w:lang w:eastAsia="zh-CN"/>
                </w:rPr>
                <w:t>last checked</w:t>
              </w:r>
            </w:ins>
            <w:ins w:id="169" w:author="Jonathan Ling" w:date="2016-12-08T13:33:00Z">
              <w:r>
                <w:rPr>
                  <w:rFonts w:ascii="Helvetica" w:hAnsi="Helvetica" w:cs="Helvetica"/>
                  <w:szCs w:val="22"/>
                  <w:lang w:eastAsia="zh-CN"/>
                </w:rPr>
                <w:t>.</w:t>
              </w:r>
            </w:ins>
          </w:p>
          <w:p w:rsidR="007E777D" w:rsidRPr="001271E6" w:rsidRDefault="007E777D" w:rsidP="007E777D">
            <w:pPr>
              <w:pStyle w:val="BodyText"/>
              <w:ind w:left="0"/>
              <w:rPr>
                <w:ins w:id="170" w:author="Jonathan Ling" w:date="2016-12-08T13:33:00Z"/>
                <w:rFonts w:ascii="Helvetica" w:hAnsi="Helvetica" w:cs="Helvetica"/>
                <w:szCs w:val="22"/>
                <w:lang w:eastAsia="zh-CN"/>
              </w:rPr>
            </w:pPr>
            <w:ins w:id="171" w:author="Jonathan Ling" w:date="2016-12-08T13:33:00Z">
              <w:r>
                <w:rPr>
                  <w:rFonts w:ascii="Helvetica" w:hAnsi="Helvetica" w:cs="Helvetica"/>
                  <w:szCs w:val="22"/>
                  <w:lang w:eastAsia="zh-CN"/>
                </w:rPr>
                <w:t xml:space="preserve">"parkSpot": "154" </w:t>
              </w:r>
            </w:ins>
            <w:ins w:id="172" w:author="Jonathan Ling" w:date="2016-12-08T13:34:00Z">
              <w:r>
                <w:rPr>
                  <w:rFonts w:ascii="Helvetica" w:hAnsi="Helvetica" w:cs="Helvetica"/>
                  <w:szCs w:val="22"/>
                  <w:lang w:eastAsia="zh-CN"/>
                </w:rPr>
                <w:t>–</w:t>
              </w:r>
            </w:ins>
            <w:ins w:id="173" w:author="Jonathan Ling" w:date="2016-12-08T13:33:00Z">
              <w:r>
                <w:rPr>
                  <w:rFonts w:ascii="Helvetica" w:hAnsi="Helvetica" w:cs="Helvetica"/>
                  <w:szCs w:val="22"/>
                  <w:lang w:eastAsia="zh-CN"/>
                </w:rPr>
                <w:t xml:space="preserve"> </w:t>
              </w:r>
            </w:ins>
            <w:ins w:id="174" w:author="Jonathan Ling" w:date="2016-12-08T13:35:00Z">
              <w:r>
                <w:rPr>
                  <w:rFonts w:ascii="Helvetica" w:hAnsi="Helvetica" w:cs="Helvetica"/>
                  <w:szCs w:val="22"/>
                  <w:lang w:eastAsia="zh-CN"/>
                </w:rPr>
                <w:t>(String)</w:t>
              </w:r>
            </w:ins>
            <w:ins w:id="175" w:author="Jonathan Ling" w:date="2016-12-08T13:33:00Z">
              <w:r>
                <w:rPr>
                  <w:rFonts w:ascii="Helvetica" w:hAnsi="Helvetica" w:cs="Helvetica"/>
                  <w:szCs w:val="22"/>
                  <w:lang w:eastAsia="zh-CN"/>
                </w:rPr>
                <w:t xml:space="preserve">The </w:t>
              </w:r>
            </w:ins>
            <w:ins w:id="176" w:author="Jonathan Ling" w:date="2016-12-08T13:34:00Z">
              <w:r>
                <w:rPr>
                  <w:rFonts w:ascii="Helvetica" w:hAnsi="Helvetica" w:cs="Helvetica"/>
                  <w:szCs w:val="22"/>
                  <w:lang w:eastAsia="zh-CN"/>
                </w:rPr>
                <w:t>specific parking spot number</w:t>
              </w:r>
            </w:ins>
          </w:p>
          <w:p w:rsidR="007E777D" w:rsidRPr="001271E6" w:rsidRDefault="007E777D" w:rsidP="007E777D">
            <w:pPr>
              <w:pStyle w:val="BodyText"/>
              <w:ind w:left="0"/>
              <w:rPr>
                <w:ins w:id="177" w:author="Jonathan Ling" w:date="2016-12-08T13:33:00Z"/>
                <w:rFonts w:ascii="Helvetica" w:hAnsi="Helvetica" w:cs="Helvetica"/>
                <w:szCs w:val="22"/>
                <w:lang w:eastAsia="zh-CN"/>
              </w:rPr>
            </w:pPr>
            <w:ins w:id="178" w:author="Jonathan Ling" w:date="2016-12-08T13:33:00Z">
              <w:r>
                <w:rPr>
                  <w:rFonts w:ascii="Helvetica" w:hAnsi="Helvetica" w:cs="Helvetica"/>
                  <w:szCs w:val="22"/>
                  <w:lang w:eastAsia="zh-CN"/>
                </w:rPr>
                <w:t xml:space="preserve">"pid": 14 </w:t>
              </w:r>
            </w:ins>
            <w:ins w:id="179" w:author="Jonathan Ling" w:date="2016-12-08T13:34:00Z">
              <w:r>
                <w:rPr>
                  <w:rFonts w:ascii="Helvetica" w:hAnsi="Helvetica" w:cs="Helvetica"/>
                  <w:szCs w:val="22"/>
                  <w:lang w:eastAsia="zh-CN"/>
                </w:rPr>
                <w:t>–</w:t>
              </w:r>
            </w:ins>
            <w:ins w:id="180" w:author="Jonathan Ling" w:date="2016-12-08T13:35:00Z">
              <w:r>
                <w:rPr>
                  <w:rFonts w:ascii="Helvetica" w:hAnsi="Helvetica" w:cs="Helvetica"/>
                  <w:szCs w:val="22"/>
                  <w:lang w:eastAsia="zh-CN"/>
                </w:rPr>
                <w:t>(Int)</w:t>
              </w:r>
            </w:ins>
            <w:ins w:id="181" w:author="Jonathan Ling" w:date="2016-12-08T13:33:00Z">
              <w:r>
                <w:rPr>
                  <w:rFonts w:ascii="Helvetica" w:hAnsi="Helvetica" w:cs="Helvetica"/>
                  <w:szCs w:val="22"/>
                  <w:lang w:eastAsia="zh-CN"/>
                </w:rPr>
                <w:t xml:space="preserve"> The </w:t>
              </w:r>
            </w:ins>
            <w:ins w:id="182" w:author="Jonathan Ling" w:date="2016-12-08T13:57:00Z">
              <w:r w:rsidR="005D1AF2">
                <w:rPr>
                  <w:rFonts w:ascii="Helvetica" w:hAnsi="Helvetica" w:cs="Helvetica"/>
                  <w:szCs w:val="22"/>
                  <w:lang w:eastAsia="zh-CN"/>
                </w:rPr>
                <w:t>pid relative to the route number</w:t>
              </w:r>
            </w:ins>
          </w:p>
          <w:p w:rsidR="007E777D" w:rsidRPr="001271E6" w:rsidRDefault="007E777D" w:rsidP="007E777D">
            <w:pPr>
              <w:pStyle w:val="BodyText"/>
              <w:ind w:left="0"/>
              <w:rPr>
                <w:ins w:id="183" w:author="Jonathan Ling" w:date="2016-12-08T13:33:00Z"/>
                <w:rFonts w:ascii="Helvetica" w:hAnsi="Helvetica" w:cs="Helvetica"/>
                <w:szCs w:val="22"/>
                <w:lang w:eastAsia="zh-CN"/>
              </w:rPr>
            </w:pPr>
            <w:ins w:id="184" w:author="Jonathan Ling" w:date="2016-12-08T13:33:00Z">
              <w:r w:rsidRPr="001271E6">
                <w:rPr>
                  <w:rFonts w:ascii="Helvetica" w:hAnsi="Helvetica" w:cs="Helvetica"/>
                  <w:szCs w:val="22"/>
                  <w:lang w:eastAsia="zh-CN"/>
                </w:rPr>
                <w:t>"plateNum": "</w:t>
              </w:r>
              <w:r>
                <w:rPr>
                  <w:rFonts w:ascii="Helvetica" w:hAnsi="Helvetica" w:cs="Helvetica"/>
                  <w:szCs w:val="22"/>
                  <w:lang w:eastAsia="zh-CN"/>
                </w:rPr>
                <w:t xml:space="preserve">N92342" </w:t>
              </w:r>
            </w:ins>
            <w:ins w:id="185" w:author="Jonathan Ling" w:date="2016-12-08T13:35:00Z">
              <w:r>
                <w:rPr>
                  <w:rFonts w:ascii="Helvetica" w:hAnsi="Helvetica" w:cs="Helvetica"/>
                  <w:szCs w:val="22"/>
                  <w:lang w:eastAsia="zh-CN"/>
                </w:rPr>
                <w:t>–</w:t>
              </w:r>
            </w:ins>
            <w:ins w:id="186" w:author="Jonathan Ling" w:date="2016-12-08T13:33:00Z">
              <w:r>
                <w:rPr>
                  <w:rFonts w:ascii="Helvetica" w:hAnsi="Helvetica" w:cs="Helvetica"/>
                  <w:szCs w:val="22"/>
                  <w:lang w:eastAsia="zh-CN"/>
                </w:rPr>
                <w:t xml:space="preserve"> (</w:t>
              </w:r>
            </w:ins>
            <w:ins w:id="187" w:author="Jonathan Ling" w:date="2016-12-08T13:35:00Z">
              <w:r>
                <w:rPr>
                  <w:rFonts w:ascii="Helvetica" w:hAnsi="Helvetica" w:cs="Helvetica"/>
                  <w:szCs w:val="22"/>
                  <w:lang w:eastAsia="zh-CN"/>
                </w:rPr>
                <w:t>String)</w:t>
              </w:r>
            </w:ins>
          </w:p>
          <w:p w:rsidR="005D1AF2" w:rsidRPr="001271E6" w:rsidRDefault="007E777D" w:rsidP="007E777D">
            <w:pPr>
              <w:pStyle w:val="BodyText"/>
              <w:ind w:left="0"/>
              <w:rPr>
                <w:ins w:id="188" w:author="Jonathan Ling" w:date="2016-12-08T13:33:00Z"/>
                <w:rFonts w:ascii="Helvetica" w:hAnsi="Helvetica" w:cs="Helvetica"/>
                <w:szCs w:val="22"/>
                <w:lang w:eastAsia="zh-CN"/>
              </w:rPr>
            </w:pPr>
            <w:ins w:id="189" w:author="Jonathan Ling" w:date="2016-12-08T13:33:00Z">
              <w:r>
                <w:rPr>
                  <w:rFonts w:ascii="Helvetica" w:hAnsi="Helvetica" w:cs="Helvetica"/>
                  <w:szCs w:val="22"/>
                  <w:lang w:eastAsia="zh-CN"/>
                </w:rPr>
                <w:t xml:space="preserve">"route": 6 </w:t>
              </w:r>
            </w:ins>
            <w:ins w:id="190" w:author="Jonathan Ling" w:date="2016-12-08T13:35:00Z">
              <w:r>
                <w:rPr>
                  <w:rFonts w:ascii="Helvetica" w:hAnsi="Helvetica" w:cs="Helvetica"/>
                  <w:szCs w:val="22"/>
                  <w:lang w:eastAsia="zh-CN"/>
                </w:rPr>
                <w:t>–</w:t>
              </w:r>
            </w:ins>
            <w:ins w:id="191" w:author="Jonathan Ling" w:date="2016-12-08T13:33:00Z">
              <w:r>
                <w:rPr>
                  <w:rFonts w:ascii="Helvetica" w:hAnsi="Helvetica" w:cs="Helvetica"/>
                  <w:szCs w:val="22"/>
                  <w:lang w:eastAsia="zh-CN"/>
                </w:rPr>
                <w:t>(</w:t>
              </w:r>
            </w:ins>
            <w:ins w:id="192" w:author="Jonathan Ling" w:date="2016-12-08T13:35:00Z">
              <w:r>
                <w:rPr>
                  <w:rFonts w:ascii="Helvetica" w:hAnsi="Helvetica" w:cs="Helvetica"/>
                  <w:szCs w:val="22"/>
                  <w:lang w:eastAsia="zh-CN"/>
                </w:rPr>
                <w:t>Int)</w:t>
              </w:r>
            </w:ins>
            <w:ins w:id="193" w:author="Jonathan Ling" w:date="2016-12-08T13:57:00Z">
              <w:r w:rsidR="005D1AF2">
                <w:rPr>
                  <w:rFonts w:ascii="Helvetica" w:hAnsi="Helvetica" w:cs="Helvetica"/>
                  <w:szCs w:val="22"/>
                  <w:lang w:eastAsia="zh-CN"/>
                </w:rPr>
                <w:t xml:space="preserve"> The route number</w:t>
              </w:r>
            </w:ins>
          </w:p>
          <w:p w:rsidR="007E777D" w:rsidRDefault="007E777D" w:rsidP="007E777D">
            <w:pPr>
              <w:pStyle w:val="BodyText"/>
              <w:ind w:left="0"/>
              <w:rPr>
                <w:ins w:id="194" w:author="Jonathan Ling" w:date="2016-12-08T13:32:00Z"/>
                <w:rFonts w:ascii="Helvetica" w:hAnsi="Helvetica" w:cs="Helvetica"/>
                <w:szCs w:val="22"/>
                <w:lang w:eastAsia="zh-CN"/>
              </w:rPr>
            </w:pPr>
            <w:ins w:id="195" w:author="Jonathan Ling" w:date="2016-12-08T13:33:00Z">
              <w:r w:rsidRPr="001271E6">
                <w:rPr>
                  <w:rFonts w:ascii="Helvetica" w:hAnsi="Helvetica" w:cs="Helvetica"/>
                  <w:szCs w:val="22"/>
                  <w:lang w:eastAsia="zh-CN"/>
                </w:rPr>
                <w:t>"state": 0</w:t>
              </w:r>
            </w:ins>
            <w:ins w:id="196" w:author="Jonathan Ling" w:date="2016-12-08T13:35:00Z">
              <w:r>
                <w:rPr>
                  <w:rFonts w:ascii="Helvetica" w:hAnsi="Helvetica" w:cs="Helvetica"/>
                  <w:szCs w:val="22"/>
                  <w:lang w:eastAsia="zh-CN"/>
                </w:rPr>
                <w:t xml:space="preserve"> – (Int)</w:t>
              </w:r>
            </w:ins>
            <w:ins w:id="197" w:author="Jonathan Ling" w:date="2016-12-08T13:58:00Z">
              <w:r w:rsidR="005D1AF2">
                <w:rPr>
                  <w:rFonts w:ascii="Helvetica" w:hAnsi="Helvetica" w:cs="Helvetica"/>
                  <w:szCs w:val="22"/>
                  <w:lang w:eastAsia="zh-CN"/>
                </w:rPr>
                <w:t xml:space="preserve"> The state of the car. 0 is unoccupied(grey),1 is occupied(green) and 2 is occupied(red).</w:t>
              </w:r>
            </w:ins>
          </w:p>
        </w:tc>
      </w:tr>
      <w:tr w:rsidR="004A1487" w:rsidTr="00A45745">
        <w:trPr>
          <w:ins w:id="198" w:author="Jonathan Ling" w:date="2016-12-08T11:16:00Z"/>
        </w:trPr>
        <w:tc>
          <w:tcPr>
            <w:tcW w:w="2258" w:type="dxa"/>
          </w:tcPr>
          <w:p w:rsidR="004A1487" w:rsidRDefault="001271E6" w:rsidP="00A45745">
            <w:pPr>
              <w:pStyle w:val="BodyText"/>
              <w:ind w:left="0"/>
              <w:rPr>
                <w:ins w:id="199" w:author="Jonathan Ling" w:date="2016-12-08T11:16:00Z"/>
                <w:lang w:eastAsia="zh-CN"/>
              </w:rPr>
            </w:pPr>
            <w:ins w:id="200" w:author="Jonathan Ling" w:date="2016-12-08T13:19:00Z">
              <w:r>
                <w:rPr>
                  <w:lang w:eastAsia="zh-CN"/>
                </w:rPr>
                <w:t>View</w:t>
              </w:r>
            </w:ins>
          </w:p>
        </w:tc>
        <w:tc>
          <w:tcPr>
            <w:tcW w:w="8056" w:type="dxa"/>
          </w:tcPr>
          <w:p w:rsidR="007E777D" w:rsidRDefault="007E777D" w:rsidP="00A45745">
            <w:pPr>
              <w:pStyle w:val="BodyText"/>
              <w:ind w:left="0"/>
              <w:rPr>
                <w:ins w:id="201" w:author="Jonathan Ling" w:date="2016-12-08T13:30:00Z"/>
                <w:rFonts w:ascii="Helvetica" w:hAnsi="Helvetica" w:cs="Helvetica"/>
                <w:szCs w:val="22"/>
                <w:lang w:eastAsia="zh-CN"/>
              </w:rPr>
            </w:pPr>
            <w:ins w:id="202" w:author="Jonathan Ling" w:date="2016-12-08T13:30:00Z">
              <w:r>
                <w:rPr>
                  <w:rFonts w:ascii="Helvetica" w:hAnsi="Helvetica" w:cs="Helvetica"/>
                  <w:szCs w:val="22"/>
                  <w:lang w:eastAsia="zh-CN"/>
                </w:rPr>
                <w:t>Views are the sets in the stored database. There are 3 views in the app:</w:t>
              </w:r>
            </w:ins>
          </w:p>
          <w:p w:rsidR="007E777D" w:rsidRDefault="007E777D">
            <w:pPr>
              <w:pStyle w:val="BodyText"/>
              <w:numPr>
                <w:ilvl w:val="0"/>
                <w:numId w:val="32"/>
              </w:numPr>
              <w:rPr>
                <w:ins w:id="203" w:author="Jonathan Ling" w:date="2016-12-08T14:01:00Z"/>
                <w:rFonts w:ascii="Helvetica" w:hAnsi="Helvetica" w:cs="Helvetica"/>
                <w:szCs w:val="22"/>
                <w:lang w:eastAsia="zh-CN"/>
              </w:rPr>
              <w:pPrChange w:id="204" w:author="Jonathan Ling" w:date="2016-12-08T13:31:00Z">
                <w:pPr>
                  <w:pStyle w:val="BodyText"/>
                  <w:framePr w:hSpace="180" w:wrap="around" w:vAnchor="text" w:hAnchor="margin" w:y="147"/>
                  <w:ind w:left="0"/>
                </w:pPr>
              </w:pPrChange>
            </w:pPr>
            <w:ins w:id="205" w:author="Jonathan Ling" w:date="2016-12-08T13:31:00Z">
              <w:r>
                <w:rPr>
                  <w:rFonts w:ascii="Helvetica" w:hAnsi="Helvetica" w:cs="Helvetica"/>
                  <w:szCs w:val="22"/>
                  <w:lang w:eastAsia="zh-CN"/>
                </w:rPr>
                <w:t>sortBy</w:t>
              </w:r>
            </w:ins>
            <w:ins w:id="206" w:author="Jonathan Ling" w:date="2016-12-08T13:32:00Z">
              <w:r>
                <w:rPr>
                  <w:rFonts w:ascii="Helvetica" w:hAnsi="Helvetica" w:cs="Helvetica"/>
                  <w:szCs w:val="22"/>
                  <w:lang w:eastAsia="zh-CN"/>
                </w:rPr>
                <w:t>Pid</w:t>
              </w:r>
            </w:ins>
            <w:ins w:id="207" w:author="Jonathan Ling" w:date="2016-12-08T13:31:00Z">
              <w:r>
                <w:rPr>
                  <w:rFonts w:ascii="Helvetica" w:hAnsi="Helvetica" w:cs="Helvetica"/>
                  <w:szCs w:val="22"/>
                  <w:lang w:eastAsia="zh-CN"/>
                </w:rPr>
                <w:t>:</w:t>
              </w:r>
            </w:ins>
            <w:ins w:id="208" w:author="Jonathan Ling" w:date="2016-12-08T14:01:00Z">
              <w:r w:rsidR="00653427">
                <w:rPr>
                  <w:rFonts w:ascii="Helvetica" w:hAnsi="Helvetica" w:cs="Helvetica"/>
                  <w:szCs w:val="22"/>
                  <w:lang w:eastAsia="zh-CN"/>
                </w:rPr>
                <w:t xml:space="preserve"> sort the database with the keys being route and pid</w:t>
              </w:r>
            </w:ins>
            <w:ins w:id="209" w:author="Jonathan Ling" w:date="2016-12-08T14:02:00Z">
              <w:r w:rsidR="00653427">
                <w:rPr>
                  <w:rFonts w:ascii="Helvetica" w:hAnsi="Helvetica" w:cs="Helvetica"/>
                  <w:szCs w:val="22"/>
                  <w:lang w:eastAsia="zh-CN"/>
                </w:rPr>
                <w:t>.</w:t>
              </w:r>
            </w:ins>
          </w:p>
          <w:p w:rsidR="00653427" w:rsidRPr="00153D57" w:rsidRDefault="00653427">
            <w:pPr>
              <w:pStyle w:val="BodyText"/>
              <w:numPr>
                <w:ilvl w:val="0"/>
                <w:numId w:val="32"/>
              </w:numPr>
              <w:rPr>
                <w:ins w:id="210" w:author="Jonathan Ling" w:date="2016-12-08T11:16:00Z"/>
                <w:rFonts w:ascii="Helvetica" w:hAnsi="Helvetica" w:cs="Helvetica"/>
                <w:szCs w:val="22"/>
                <w:lang w:eastAsia="zh-CN"/>
              </w:rPr>
              <w:pPrChange w:id="211" w:author="Jonathan Ling" w:date="2016-12-08T13:31:00Z">
                <w:pPr>
                  <w:pStyle w:val="BodyText"/>
                  <w:framePr w:hSpace="180" w:wrap="around" w:vAnchor="text" w:hAnchor="margin" w:y="147"/>
                  <w:ind w:left="0"/>
                </w:pPr>
              </w:pPrChange>
            </w:pPr>
            <w:ins w:id="212" w:author="Jonathan Ling" w:date="2016-12-08T14:02:00Z">
              <w:r>
                <w:rPr>
                  <w:rFonts w:ascii="Helvetica" w:hAnsi="Helvetica" w:cs="Helvetica"/>
                  <w:szCs w:val="22"/>
                  <w:lang w:eastAsia="zh-CN"/>
                </w:rPr>
                <w:t>sortByParkingSpot: sort by parking spot number.</w:t>
              </w:r>
            </w:ins>
          </w:p>
        </w:tc>
      </w:tr>
      <w:tr w:rsidR="004A1487" w:rsidTr="00A45745">
        <w:trPr>
          <w:ins w:id="213" w:author="Jonathan Ling" w:date="2016-12-08T11:16:00Z"/>
        </w:trPr>
        <w:tc>
          <w:tcPr>
            <w:tcW w:w="2258" w:type="dxa"/>
          </w:tcPr>
          <w:p w:rsidR="004A1487" w:rsidRDefault="001271E6" w:rsidP="00A45745">
            <w:pPr>
              <w:pStyle w:val="BodyText"/>
              <w:ind w:left="0"/>
              <w:rPr>
                <w:ins w:id="214" w:author="Jonathan Ling" w:date="2016-12-08T11:16:00Z"/>
                <w:lang w:eastAsia="zh-CN"/>
              </w:rPr>
            </w:pPr>
            <w:ins w:id="215" w:author="Jonathan Ling" w:date="2016-12-08T13:19:00Z">
              <w:r>
                <w:rPr>
                  <w:lang w:eastAsia="zh-CN"/>
                </w:rPr>
                <w:t>Queries</w:t>
              </w:r>
            </w:ins>
          </w:p>
        </w:tc>
        <w:tc>
          <w:tcPr>
            <w:tcW w:w="8056" w:type="dxa"/>
          </w:tcPr>
          <w:p w:rsidR="004A1487" w:rsidRDefault="004D1669">
            <w:pPr>
              <w:pStyle w:val="BodyText"/>
              <w:ind w:left="360"/>
              <w:rPr>
                <w:ins w:id="216" w:author="Jonathan Ling" w:date="2016-12-08T14:17:00Z"/>
                <w:rFonts w:ascii="Helvetica" w:hAnsi="Helvetica" w:cs="Helvetica"/>
                <w:szCs w:val="22"/>
                <w:lang w:eastAsia="zh-CN"/>
              </w:rPr>
              <w:pPrChange w:id="217" w:author="Jonathan Ling" w:date="2016-12-08T14:02:00Z">
                <w:pPr>
                  <w:pStyle w:val="BodyText"/>
                  <w:framePr w:hSpace="180" w:wrap="around" w:vAnchor="text" w:hAnchor="margin" w:y="147"/>
                  <w:numPr>
                    <w:numId w:val="34"/>
                  </w:numPr>
                  <w:ind w:left="360" w:hanging="360"/>
                </w:pPr>
              </w:pPrChange>
            </w:pPr>
            <w:ins w:id="218" w:author="Jonathan Ling" w:date="2016-12-08T14:15:00Z">
              <w:r>
                <w:rPr>
                  <w:rFonts w:ascii="Helvetica" w:hAnsi="Helvetica" w:cs="Helvetica"/>
                  <w:szCs w:val="22"/>
                  <w:lang w:eastAsia="zh-CN"/>
                </w:rPr>
                <w:t xml:space="preserve">Queries are called to obtain specific sets of data from the views. </w:t>
              </w:r>
            </w:ins>
            <w:ins w:id="219" w:author="Jonathan Ling" w:date="2016-12-08T14:16:00Z">
              <w:r>
                <w:rPr>
                  <w:rFonts w:ascii="Helvetica" w:hAnsi="Helvetica" w:cs="Helvetica"/>
                  <w:szCs w:val="22"/>
                  <w:lang w:eastAsia="zh-CN"/>
                </w:rPr>
                <w:t xml:space="preserve">There is a liveQuery which runs by itself to keep the main database updated when running with the cloud. </w:t>
              </w:r>
            </w:ins>
            <w:ins w:id="220" w:author="Jonathan Ling" w:date="2016-12-08T14:17:00Z">
              <w:r>
                <w:rPr>
                  <w:rFonts w:ascii="Helvetica" w:hAnsi="Helvetica" w:cs="Helvetica"/>
                  <w:szCs w:val="22"/>
                  <w:lang w:eastAsia="zh-CN"/>
                </w:rPr>
                <w:t>It just queries sortByParkingSpot.</w:t>
              </w:r>
            </w:ins>
          </w:p>
          <w:p w:rsidR="004D1669" w:rsidRDefault="004D1669">
            <w:pPr>
              <w:pStyle w:val="BodyText"/>
              <w:ind w:left="360"/>
              <w:rPr>
                <w:ins w:id="221" w:author="Jonathan Ling" w:date="2016-12-08T14:28:00Z"/>
                <w:rFonts w:ascii="Helvetica" w:hAnsi="Helvetica" w:cs="Helvetica"/>
                <w:szCs w:val="22"/>
                <w:lang w:eastAsia="zh-CN"/>
              </w:rPr>
              <w:pPrChange w:id="222" w:author="Jonathan Ling" w:date="2016-12-08T14:02:00Z">
                <w:pPr>
                  <w:pStyle w:val="BodyText"/>
                  <w:framePr w:hSpace="180" w:wrap="around" w:vAnchor="text" w:hAnchor="margin" w:y="147"/>
                  <w:numPr>
                    <w:numId w:val="34"/>
                  </w:numPr>
                  <w:ind w:left="360" w:hanging="360"/>
                </w:pPr>
              </w:pPrChange>
            </w:pPr>
            <w:ins w:id="223" w:author="Jonathan Ling" w:date="2016-12-08T14:20:00Z">
              <w:r w:rsidRPr="0092397B">
                <w:rPr>
                  <w:rFonts w:ascii="Helvetica" w:hAnsi="Helvetica" w:cs="Helvetica"/>
                  <w:i/>
                  <w:szCs w:val="22"/>
                  <w:lang w:eastAsia="zh-CN"/>
                  <w:rPrChange w:id="224" w:author="Jonathan Ling" w:date="2016-12-12T09:19:00Z">
                    <w:rPr>
                      <w:rFonts w:ascii="Helvetica" w:hAnsi="Helvetica" w:cs="Helvetica"/>
                      <w:szCs w:val="22"/>
                      <w:lang w:eastAsia="zh-CN"/>
                    </w:rPr>
                  </w:rPrChange>
                </w:rPr>
                <w:t>CurrentCam</w:t>
              </w:r>
              <w:r>
                <w:rPr>
                  <w:rFonts w:ascii="Helvetica" w:hAnsi="Helvetica" w:cs="Helvetica"/>
                  <w:szCs w:val="22"/>
                  <w:lang w:eastAsia="zh-CN"/>
                </w:rPr>
                <w:t xml:space="preserve"> method runs sortByParkingSpot to obtain the current parking spot and fill the spot with the new </w:t>
              </w:r>
            </w:ins>
            <w:ins w:id="225" w:author="Jonathan Ling" w:date="2016-12-08T14:21:00Z">
              <w:r>
                <w:rPr>
                  <w:rFonts w:ascii="Helvetica" w:hAnsi="Helvetica" w:cs="Helvetica"/>
                  <w:szCs w:val="22"/>
                  <w:lang w:eastAsia="zh-CN"/>
                </w:rPr>
                <w:t>license</w:t>
              </w:r>
            </w:ins>
            <w:ins w:id="226" w:author="Jonathan Ling" w:date="2016-12-08T14:20:00Z">
              <w:r w:rsidR="001D4DA3">
                <w:rPr>
                  <w:rFonts w:ascii="Helvetica" w:hAnsi="Helvetica" w:cs="Helvetica"/>
                  <w:szCs w:val="22"/>
                  <w:lang w:eastAsia="zh-CN"/>
                </w:rPr>
                <w:t xml:space="preserve"> plate number and</w:t>
              </w:r>
            </w:ins>
            <w:ins w:id="227" w:author="Jonathan Ling" w:date="2016-12-08T14:28:00Z">
              <w:r w:rsidR="001D4DA3">
                <w:rPr>
                  <w:rFonts w:ascii="Helvetica" w:hAnsi="Helvetica" w:cs="Helvetica"/>
                  <w:szCs w:val="22"/>
                  <w:lang w:eastAsia="zh-CN"/>
                </w:rPr>
                <w:t>/or</w:t>
              </w:r>
            </w:ins>
            <w:ins w:id="228" w:author="Jonathan Ling" w:date="2016-12-08T14:20:00Z">
              <w:r w:rsidR="001D4DA3">
                <w:rPr>
                  <w:rFonts w:ascii="Helvetica" w:hAnsi="Helvetica" w:cs="Helvetica"/>
                  <w:szCs w:val="22"/>
                  <w:lang w:eastAsia="zh-CN"/>
                </w:rPr>
                <w:t xml:space="preserve"> change the state</w:t>
              </w:r>
            </w:ins>
            <w:ins w:id="229" w:author="Jonathan Ling" w:date="2016-12-08T14:28:00Z">
              <w:r w:rsidR="001D4DA3">
                <w:rPr>
                  <w:rFonts w:ascii="Helvetica" w:hAnsi="Helvetica" w:cs="Helvetica"/>
                  <w:szCs w:val="22"/>
                  <w:lang w:eastAsia="zh-CN"/>
                </w:rPr>
                <w:t xml:space="preserve"> number.</w:t>
              </w:r>
            </w:ins>
          </w:p>
          <w:p w:rsidR="001D4DA3" w:rsidRPr="00153D57" w:rsidRDefault="001D4DA3">
            <w:pPr>
              <w:pStyle w:val="BodyText"/>
              <w:ind w:left="360"/>
              <w:rPr>
                <w:ins w:id="230" w:author="Jonathan Ling" w:date="2016-12-08T11:16:00Z"/>
                <w:rFonts w:ascii="Helvetica" w:hAnsi="Helvetica" w:cs="Helvetica"/>
                <w:szCs w:val="22"/>
                <w:lang w:eastAsia="zh-CN"/>
              </w:rPr>
              <w:pPrChange w:id="231" w:author="Jonathan Ling" w:date="2016-12-08T14:02:00Z">
                <w:pPr>
                  <w:pStyle w:val="BodyText"/>
                  <w:framePr w:hSpace="180" w:wrap="around" w:vAnchor="text" w:hAnchor="margin" w:y="147"/>
                  <w:numPr>
                    <w:numId w:val="34"/>
                  </w:numPr>
                  <w:ind w:left="360" w:hanging="360"/>
                </w:pPr>
              </w:pPrChange>
            </w:pPr>
            <w:ins w:id="232" w:author="Jonathan Ling" w:date="2016-12-08T14:28:00Z">
              <w:r>
                <w:rPr>
                  <w:rFonts w:ascii="Helvetica" w:hAnsi="Helvetica" w:cs="Helvetica"/>
                  <w:szCs w:val="22"/>
                  <w:lang w:eastAsia="zh-CN"/>
                </w:rPr>
                <w:lastRenderedPageBreak/>
                <w:t xml:space="preserve">The sortByPid number is </w:t>
              </w:r>
            </w:ins>
            <w:ins w:id="233" w:author="Jonathan Ling" w:date="2016-12-08T14:29:00Z">
              <w:r>
                <w:rPr>
                  <w:rFonts w:ascii="Helvetica" w:hAnsi="Helvetica" w:cs="Helvetica"/>
                  <w:szCs w:val="22"/>
                  <w:lang w:eastAsia="zh-CN"/>
                </w:rPr>
                <w:t xml:space="preserve">run in the </w:t>
              </w:r>
              <w:r w:rsidRPr="0092397B">
                <w:rPr>
                  <w:rFonts w:ascii="Helvetica" w:hAnsi="Helvetica" w:cs="Helvetica"/>
                  <w:i/>
                  <w:szCs w:val="22"/>
                  <w:lang w:eastAsia="zh-CN"/>
                  <w:rPrChange w:id="234" w:author="Jonathan Ling" w:date="2016-12-12T09:19:00Z">
                    <w:rPr>
                      <w:rFonts w:ascii="Helvetica" w:hAnsi="Helvetica" w:cs="Helvetica"/>
                      <w:szCs w:val="22"/>
                      <w:lang w:eastAsia="zh-CN"/>
                    </w:rPr>
                  </w:rPrChange>
                </w:rPr>
                <w:t>getNextSpot</w:t>
              </w:r>
              <w:r>
                <w:rPr>
                  <w:rFonts w:ascii="Helvetica" w:hAnsi="Helvetica" w:cs="Helvetica"/>
                  <w:szCs w:val="22"/>
                  <w:lang w:eastAsia="zh-CN"/>
                </w:rPr>
                <w:t xml:space="preserve"> method to obtain </w:t>
              </w:r>
            </w:ins>
            <w:ins w:id="235" w:author="Jonathan Ling" w:date="2016-12-08T14:37:00Z">
              <w:r w:rsidR="00BE28B8">
                <w:rPr>
                  <w:rFonts w:ascii="Helvetica" w:hAnsi="Helvetica" w:cs="Helvetica"/>
                  <w:szCs w:val="22"/>
                  <w:lang w:eastAsia="zh-CN"/>
                </w:rPr>
                <w:t>the next parkingspot</w:t>
              </w:r>
            </w:ins>
            <w:ins w:id="236" w:author="Jonathan Ling" w:date="2016-12-12T09:19:00Z">
              <w:r w:rsidR="0092397B">
                <w:rPr>
                  <w:rFonts w:ascii="Helvetica" w:hAnsi="Helvetica" w:cs="Helvetica"/>
                  <w:szCs w:val="22"/>
                  <w:lang w:eastAsia="zh-CN"/>
                </w:rPr>
                <w:t>,</w:t>
              </w:r>
            </w:ins>
            <w:ins w:id="237" w:author="Jonathan Ling" w:date="2016-12-08T14:37:00Z">
              <w:r w:rsidR="00BE28B8">
                <w:rPr>
                  <w:rFonts w:ascii="Helvetica" w:hAnsi="Helvetica" w:cs="Helvetica"/>
                  <w:szCs w:val="22"/>
                  <w:lang w:eastAsia="zh-CN"/>
                </w:rPr>
                <w:t xml:space="preserve"> route and pid. If forward is true, pid and route naturally increases</w:t>
              </w:r>
            </w:ins>
            <w:ins w:id="238" w:author="Jonathan Ling" w:date="2016-12-08T14:38:00Z">
              <w:r w:rsidR="00BE28B8">
                <w:rPr>
                  <w:rFonts w:ascii="Helvetica" w:hAnsi="Helvetica" w:cs="Helvetica"/>
                  <w:szCs w:val="22"/>
                  <w:lang w:eastAsia="zh-CN"/>
                </w:rPr>
                <w:t xml:space="preserve"> but it decreases when forward is false.</w:t>
              </w:r>
            </w:ins>
          </w:p>
        </w:tc>
      </w:tr>
      <w:tr w:rsidR="004A1487" w:rsidTr="00A45745">
        <w:trPr>
          <w:cantSplit/>
          <w:ins w:id="239" w:author="Jonathan Ling" w:date="2016-12-08T11:16:00Z"/>
        </w:trPr>
        <w:tc>
          <w:tcPr>
            <w:tcW w:w="2258" w:type="dxa"/>
          </w:tcPr>
          <w:p w:rsidR="004A1487" w:rsidRDefault="001271E6" w:rsidP="00A45745">
            <w:pPr>
              <w:pStyle w:val="BodyText"/>
              <w:ind w:left="0"/>
              <w:rPr>
                <w:ins w:id="240" w:author="Jonathan Ling" w:date="2016-12-08T11:16:00Z"/>
                <w:lang w:eastAsia="zh-CN"/>
              </w:rPr>
            </w:pPr>
            <w:ins w:id="241" w:author="Jonathan Ling" w:date="2016-12-08T13:20:00Z">
              <w:r>
                <w:rPr>
                  <w:lang w:eastAsia="zh-CN"/>
                </w:rPr>
                <w:lastRenderedPageBreak/>
                <w:t>Document Template</w:t>
              </w:r>
            </w:ins>
          </w:p>
        </w:tc>
        <w:tc>
          <w:tcPr>
            <w:tcW w:w="8056" w:type="dxa"/>
          </w:tcPr>
          <w:p w:rsidR="004A1487" w:rsidRDefault="001271E6" w:rsidP="00A45745">
            <w:pPr>
              <w:pStyle w:val="BodyText"/>
              <w:ind w:left="0"/>
              <w:rPr>
                <w:ins w:id="242" w:author="Jonathan Ling" w:date="2016-12-08T13:23:00Z"/>
                <w:rFonts w:ascii="Helvetica" w:hAnsi="Helvetica" w:cs="Helvetica"/>
                <w:szCs w:val="22"/>
                <w:lang w:eastAsia="zh-CN"/>
              </w:rPr>
            </w:pPr>
            <w:ins w:id="243" w:author="Jonathan Ling" w:date="2016-12-08T13:21:00Z">
              <w:r>
                <w:rPr>
                  <w:rFonts w:ascii="Helvetica" w:hAnsi="Helvetica" w:cs="Helvetica"/>
                  <w:szCs w:val="22"/>
                  <w:lang w:eastAsia="zh-CN"/>
                </w:rPr>
                <w:t xml:space="preserve">The Document is a JSON document with a couchbase </w:t>
              </w:r>
            </w:ins>
            <w:ins w:id="244" w:author="Jonathan Ling" w:date="2016-12-08T13:22:00Z">
              <w:r>
                <w:rPr>
                  <w:rFonts w:ascii="Helvetica" w:hAnsi="Helvetica" w:cs="Helvetica"/>
                  <w:szCs w:val="22"/>
                  <w:lang w:eastAsia="zh-CN"/>
                </w:rPr>
                <w:t>template</w:t>
              </w:r>
            </w:ins>
            <w:ins w:id="245" w:author="Jonathan Ling" w:date="2016-12-08T13:21:00Z">
              <w:r>
                <w:rPr>
                  <w:rFonts w:ascii="Helvetica" w:hAnsi="Helvetica" w:cs="Helvetica"/>
                  <w:szCs w:val="22"/>
                  <w:lang w:eastAsia="zh-CN"/>
                </w:rPr>
                <w:t xml:space="preserve"> </w:t>
              </w:r>
            </w:ins>
            <w:ins w:id="246" w:author="Jonathan Ling" w:date="2016-12-08T13:22:00Z">
              <w:r>
                <w:rPr>
                  <w:rFonts w:ascii="Helvetica" w:hAnsi="Helvetica" w:cs="Helvetica"/>
                  <w:szCs w:val="22"/>
                  <w:lang w:eastAsia="zh-CN"/>
                </w:rPr>
                <w:t>format. An example is as such:</w:t>
              </w:r>
            </w:ins>
          </w:p>
          <w:p w:rsidR="001271E6" w:rsidRPr="001271E6" w:rsidRDefault="001271E6">
            <w:pPr>
              <w:pStyle w:val="BodyText"/>
              <w:ind w:left="0"/>
              <w:rPr>
                <w:ins w:id="247" w:author="Jonathan Ling" w:date="2016-12-08T13:24:00Z"/>
                <w:rFonts w:ascii="Helvetica" w:hAnsi="Helvetica" w:cs="Helvetica"/>
                <w:szCs w:val="22"/>
                <w:lang w:eastAsia="zh-CN"/>
              </w:rPr>
              <w:pPrChange w:id="248" w:author="Jonathan Ling" w:date="2016-12-08T13:24:00Z">
                <w:pPr>
                  <w:pStyle w:val="BodyText"/>
                  <w:framePr w:hSpace="180" w:wrap="around" w:vAnchor="text" w:hAnchor="margin" w:y="147"/>
                </w:pPr>
              </w:pPrChange>
            </w:pPr>
            <w:ins w:id="249" w:author="Jonathan Ling" w:date="2016-12-08T13:24:00Z">
              <w:r w:rsidRPr="001271E6">
                <w:rPr>
                  <w:rFonts w:ascii="Helvetica" w:hAnsi="Helvetica" w:cs="Helvetica"/>
                  <w:szCs w:val="22"/>
                  <w:lang w:eastAsia="zh-CN"/>
                </w:rPr>
                <w:t>{"_sync": {</w:t>
              </w:r>
            </w:ins>
          </w:p>
          <w:p w:rsidR="001271E6" w:rsidRPr="001271E6" w:rsidRDefault="001271E6">
            <w:pPr>
              <w:pStyle w:val="BodyText"/>
              <w:ind w:left="0"/>
              <w:rPr>
                <w:ins w:id="250" w:author="Jonathan Ling" w:date="2016-12-08T13:24:00Z"/>
                <w:rFonts w:ascii="Helvetica" w:hAnsi="Helvetica" w:cs="Helvetica"/>
                <w:szCs w:val="22"/>
                <w:lang w:eastAsia="zh-CN"/>
              </w:rPr>
              <w:pPrChange w:id="251" w:author="Jonathan Ling" w:date="2016-12-08T13:24:00Z">
                <w:pPr>
                  <w:pStyle w:val="BodyText"/>
                  <w:framePr w:hSpace="180" w:wrap="around" w:vAnchor="text" w:hAnchor="margin" w:y="147"/>
                </w:pPr>
              </w:pPrChange>
            </w:pPr>
            <w:ins w:id="252" w:author="Jonathan Ling" w:date="2016-12-08T13:24:00Z">
              <w:r w:rsidRPr="001271E6">
                <w:rPr>
                  <w:rFonts w:ascii="Helvetica" w:hAnsi="Helvetica" w:cs="Helvetica"/>
                  <w:szCs w:val="22"/>
                  <w:lang w:eastAsia="zh-CN"/>
                </w:rPr>
                <w:t>"rev": "4-571c4078fb62a673525b01ff5f3170b3",</w:t>
              </w:r>
            </w:ins>
          </w:p>
          <w:p w:rsidR="001271E6" w:rsidRPr="001271E6" w:rsidRDefault="001271E6">
            <w:pPr>
              <w:pStyle w:val="BodyText"/>
              <w:ind w:left="0"/>
              <w:rPr>
                <w:ins w:id="253" w:author="Jonathan Ling" w:date="2016-12-08T13:24:00Z"/>
                <w:rFonts w:ascii="Helvetica" w:hAnsi="Helvetica" w:cs="Helvetica"/>
                <w:szCs w:val="22"/>
                <w:lang w:eastAsia="zh-CN"/>
              </w:rPr>
              <w:pPrChange w:id="254" w:author="Jonathan Ling" w:date="2016-12-08T13:24:00Z">
                <w:pPr>
                  <w:pStyle w:val="BodyText"/>
                  <w:framePr w:hSpace="180" w:wrap="around" w:vAnchor="text" w:hAnchor="margin" w:y="147"/>
                </w:pPr>
              </w:pPrChange>
            </w:pPr>
            <w:ins w:id="255" w:author="Jonathan Ling" w:date="2016-12-08T13:24:00Z">
              <w:r>
                <w:rPr>
                  <w:rFonts w:ascii="Helvetica" w:hAnsi="Helvetica" w:cs="Helvetica"/>
                  <w:szCs w:val="22"/>
                  <w:lang w:eastAsia="zh-CN"/>
                </w:rPr>
                <w:t>"sequence": 254</w:t>
              </w:r>
              <w:r w:rsidRPr="001271E6">
                <w:rPr>
                  <w:rFonts w:ascii="Helvetica" w:hAnsi="Helvetica" w:cs="Helvetica"/>
                  <w:szCs w:val="22"/>
                  <w:lang w:eastAsia="zh-CN"/>
                </w:rPr>
                <w:t>,</w:t>
              </w:r>
            </w:ins>
          </w:p>
          <w:p w:rsidR="001271E6" w:rsidRPr="001271E6" w:rsidRDefault="001271E6">
            <w:pPr>
              <w:pStyle w:val="BodyText"/>
              <w:ind w:left="0"/>
              <w:rPr>
                <w:ins w:id="256" w:author="Jonathan Ling" w:date="2016-12-08T13:24:00Z"/>
                <w:rFonts w:ascii="Helvetica" w:hAnsi="Helvetica" w:cs="Helvetica"/>
                <w:szCs w:val="22"/>
                <w:lang w:eastAsia="zh-CN"/>
              </w:rPr>
              <w:pPrChange w:id="257" w:author="Jonathan Ling" w:date="2016-12-08T13:24:00Z">
                <w:pPr>
                  <w:pStyle w:val="BodyText"/>
                  <w:framePr w:hSpace="180" w:wrap="around" w:vAnchor="text" w:hAnchor="margin" w:y="147"/>
                </w:pPr>
              </w:pPrChange>
            </w:pPr>
            <w:ins w:id="258" w:author="Jonathan Ling" w:date="2016-12-08T13:24:00Z">
              <w:r w:rsidRPr="001271E6">
                <w:rPr>
                  <w:rFonts w:ascii="Helvetica" w:hAnsi="Helvetica" w:cs="Helvetica"/>
                  <w:szCs w:val="22"/>
                  <w:lang w:eastAsia="zh-CN"/>
                </w:rPr>
                <w:t>"recent_sequences": [</w:t>
              </w:r>
              <w:r>
                <w:rPr>
                  <w:rFonts w:ascii="Helvetica" w:hAnsi="Helvetica" w:cs="Helvetica"/>
                  <w:szCs w:val="22"/>
                  <w:lang w:eastAsia="zh-CN"/>
                </w:rPr>
                <w:t>254</w:t>
              </w:r>
              <w:r w:rsidRPr="001271E6">
                <w:rPr>
                  <w:rFonts w:ascii="Helvetica" w:hAnsi="Helvetica" w:cs="Helvetica"/>
                  <w:szCs w:val="22"/>
                  <w:lang w:eastAsia="zh-CN"/>
                </w:rPr>
                <w:t>],</w:t>
              </w:r>
            </w:ins>
          </w:p>
          <w:p w:rsidR="001271E6" w:rsidRPr="001271E6" w:rsidRDefault="001271E6">
            <w:pPr>
              <w:pStyle w:val="BodyText"/>
              <w:ind w:left="0"/>
              <w:rPr>
                <w:ins w:id="259" w:author="Jonathan Ling" w:date="2016-12-08T13:24:00Z"/>
                <w:rFonts w:ascii="Helvetica" w:hAnsi="Helvetica" w:cs="Helvetica"/>
                <w:szCs w:val="22"/>
                <w:lang w:eastAsia="zh-CN"/>
              </w:rPr>
              <w:pPrChange w:id="260" w:author="Jonathan Ling" w:date="2016-12-08T13:25:00Z">
                <w:pPr>
                  <w:pStyle w:val="BodyText"/>
                  <w:framePr w:hSpace="180" w:wrap="around" w:vAnchor="text" w:hAnchor="margin" w:y="147"/>
                </w:pPr>
              </w:pPrChange>
            </w:pPr>
            <w:ins w:id="261" w:author="Jonathan Ling" w:date="2016-12-08T13:24:00Z">
              <w:r w:rsidRPr="001271E6">
                <w:rPr>
                  <w:rFonts w:ascii="Helvetica" w:hAnsi="Helvetica" w:cs="Helvetica"/>
                  <w:szCs w:val="22"/>
                  <w:lang w:eastAsia="zh-CN"/>
                </w:rPr>
                <w:t>"history": {</w:t>
              </w:r>
            </w:ins>
          </w:p>
          <w:p w:rsidR="001271E6" w:rsidRPr="001271E6" w:rsidRDefault="001271E6">
            <w:pPr>
              <w:pStyle w:val="BodyText"/>
              <w:ind w:left="0"/>
              <w:rPr>
                <w:ins w:id="262" w:author="Jonathan Ling" w:date="2016-12-08T13:24:00Z"/>
                <w:rFonts w:ascii="Helvetica" w:hAnsi="Helvetica" w:cs="Helvetica"/>
                <w:szCs w:val="22"/>
                <w:lang w:eastAsia="zh-CN"/>
              </w:rPr>
              <w:pPrChange w:id="263" w:author="Jonathan Ling" w:date="2016-12-08T13:25:00Z">
                <w:pPr>
                  <w:pStyle w:val="BodyText"/>
                  <w:framePr w:hSpace="180" w:wrap="around" w:vAnchor="text" w:hAnchor="margin" w:y="147"/>
                </w:pPr>
              </w:pPrChange>
            </w:pPr>
            <w:ins w:id="264" w:author="Jonathan Ling" w:date="2016-12-08T13:24:00Z">
              <w:r w:rsidRPr="001271E6">
                <w:rPr>
                  <w:rFonts w:ascii="Helvetica" w:hAnsi="Helvetica" w:cs="Helvetica"/>
                  <w:szCs w:val="22"/>
                  <w:lang w:eastAsia="zh-CN"/>
                </w:rPr>
                <w:t>"revs": ["1-be29b67</w:t>
              </w:r>
              <w:r>
                <w:rPr>
                  <w:rFonts w:ascii="Helvetica" w:hAnsi="Helvetica" w:cs="Helvetica"/>
                  <w:szCs w:val="22"/>
                  <w:lang w:eastAsia="zh-CN"/>
                </w:rPr>
                <w:t>0d9c3825788537829bb889c4d"</w:t>
              </w:r>
              <w:r w:rsidRPr="001271E6">
                <w:rPr>
                  <w:rFonts w:ascii="Helvetica" w:hAnsi="Helvetica" w:cs="Helvetica"/>
                  <w:szCs w:val="22"/>
                  <w:lang w:eastAsia="zh-CN"/>
                </w:rPr>
                <w:t>],</w:t>
              </w:r>
            </w:ins>
          </w:p>
          <w:p w:rsidR="001271E6" w:rsidRPr="001271E6" w:rsidRDefault="001271E6">
            <w:pPr>
              <w:pStyle w:val="BodyText"/>
              <w:ind w:left="0"/>
              <w:rPr>
                <w:ins w:id="265" w:author="Jonathan Ling" w:date="2016-12-08T13:24:00Z"/>
                <w:rFonts w:ascii="Helvetica" w:hAnsi="Helvetica" w:cs="Helvetica"/>
                <w:szCs w:val="22"/>
                <w:lang w:eastAsia="zh-CN"/>
              </w:rPr>
              <w:pPrChange w:id="266" w:author="Jonathan Ling" w:date="2016-12-08T13:26:00Z">
                <w:pPr>
                  <w:pStyle w:val="BodyText"/>
                  <w:framePr w:hSpace="180" w:wrap="around" w:vAnchor="text" w:hAnchor="margin" w:y="147"/>
                </w:pPr>
              </w:pPrChange>
            </w:pPr>
            <w:ins w:id="267" w:author="Jonathan Ling" w:date="2016-12-08T13:24:00Z">
              <w:r w:rsidRPr="001271E6">
                <w:rPr>
                  <w:rFonts w:ascii="Helvetica" w:hAnsi="Helvetica" w:cs="Helvetica"/>
                  <w:szCs w:val="22"/>
                  <w:lang w:eastAsia="zh-CN"/>
                </w:rPr>
                <w:t>"parents": [-1],</w:t>
              </w:r>
            </w:ins>
          </w:p>
          <w:p w:rsidR="001271E6" w:rsidRPr="001271E6" w:rsidRDefault="001271E6">
            <w:pPr>
              <w:pStyle w:val="BodyText"/>
              <w:ind w:left="0"/>
              <w:rPr>
                <w:ins w:id="268" w:author="Jonathan Ling" w:date="2016-12-08T13:24:00Z"/>
                <w:rFonts w:ascii="Helvetica" w:hAnsi="Helvetica" w:cs="Helvetica"/>
                <w:szCs w:val="22"/>
                <w:lang w:eastAsia="zh-CN"/>
              </w:rPr>
              <w:pPrChange w:id="269" w:author="Jonathan Ling" w:date="2016-12-08T13:26:00Z">
                <w:pPr>
                  <w:pStyle w:val="BodyText"/>
                  <w:framePr w:hSpace="180" w:wrap="around" w:vAnchor="text" w:hAnchor="margin" w:y="147"/>
                </w:pPr>
              </w:pPrChange>
            </w:pPr>
            <w:ins w:id="270" w:author="Jonathan Ling" w:date="2016-12-08T13:24:00Z">
              <w:r w:rsidRPr="001271E6">
                <w:rPr>
                  <w:rFonts w:ascii="Helvetica" w:hAnsi="Helvetica" w:cs="Helvetica"/>
                  <w:szCs w:val="22"/>
                  <w:lang w:eastAsia="zh-CN"/>
                </w:rPr>
                <w:t xml:space="preserve"> "channels": [null]},</w:t>
              </w:r>
            </w:ins>
          </w:p>
          <w:p w:rsidR="001271E6" w:rsidRPr="001271E6" w:rsidRDefault="001271E6">
            <w:pPr>
              <w:pStyle w:val="BodyText"/>
              <w:ind w:left="0"/>
              <w:rPr>
                <w:ins w:id="271" w:author="Jonathan Ling" w:date="2016-12-08T13:24:00Z"/>
                <w:rFonts w:ascii="Helvetica" w:hAnsi="Helvetica" w:cs="Helvetica"/>
                <w:szCs w:val="22"/>
                <w:lang w:eastAsia="zh-CN"/>
              </w:rPr>
              <w:pPrChange w:id="272" w:author="Jonathan Ling" w:date="2016-12-08T13:26:00Z">
                <w:pPr>
                  <w:pStyle w:val="BodyText"/>
                  <w:framePr w:hSpace="180" w:wrap="around" w:vAnchor="text" w:hAnchor="margin" w:y="147"/>
                </w:pPr>
              </w:pPrChange>
            </w:pPr>
            <w:ins w:id="273" w:author="Jonathan Ling" w:date="2016-12-08T13:24:00Z">
              <w:r w:rsidRPr="001271E6">
                <w:rPr>
                  <w:rFonts w:ascii="Helvetica" w:hAnsi="Helvetica" w:cs="Helvetica"/>
                  <w:szCs w:val="22"/>
                  <w:lang w:eastAsia="zh-CN"/>
                </w:rPr>
                <w:t>"time_saved": "</w:t>
              </w:r>
            </w:ins>
            <w:ins w:id="274" w:author="Jonathan Ling" w:date="2016-12-08T13:28:00Z">
              <w:r>
                <w:t xml:space="preserve"> </w:t>
              </w:r>
              <w:r w:rsidRPr="001271E6">
                <w:rPr>
                  <w:rFonts w:ascii="Helvetica" w:hAnsi="Helvetica" w:cs="Helvetica"/>
                  <w:szCs w:val="22"/>
                  <w:lang w:eastAsia="zh-CN"/>
                </w:rPr>
                <w:t>2016-11-28T16:24:59.516Z</w:t>
              </w:r>
            </w:ins>
            <w:ins w:id="275" w:author="Jonathan Ling" w:date="2016-12-08T13:24:00Z">
              <w:r w:rsidRPr="001271E6">
                <w:rPr>
                  <w:rFonts w:ascii="Helvetica" w:hAnsi="Helvetica" w:cs="Helvetica"/>
                  <w:szCs w:val="22"/>
                  <w:lang w:eastAsia="zh-CN"/>
                </w:rPr>
                <w:t>"},</w:t>
              </w:r>
            </w:ins>
          </w:p>
          <w:p w:rsidR="004A1487" w:rsidRPr="00902BFC" w:rsidRDefault="001271E6" w:rsidP="00A45745">
            <w:pPr>
              <w:pStyle w:val="BodyText"/>
              <w:ind w:left="0"/>
              <w:rPr>
                <w:ins w:id="276" w:author="Jonathan Ling" w:date="2016-12-08T11:16:00Z"/>
                <w:rFonts w:ascii="Helvetica" w:hAnsi="Helvetica" w:cs="Helvetica"/>
                <w:szCs w:val="22"/>
                <w:lang w:eastAsia="zh-CN"/>
              </w:rPr>
            </w:pPr>
            <w:ins w:id="277" w:author="Jonathan Ling" w:date="2016-12-08T13:29:00Z">
              <w:r w:rsidRPr="001271E6">
                <w:rPr>
                  <w:rFonts w:ascii="Helvetica" w:hAnsi="Helvetica" w:cs="Helvetica"/>
                  <w:szCs w:val="22"/>
                  <w:lang w:eastAsia="zh-CN"/>
                </w:rPr>
                <w:t>"lastCheck": "2016-11-28T16:24","parkSpot": "154","pid": 14,"plateNum": "</w:t>
              </w:r>
              <w:r>
                <w:rPr>
                  <w:rFonts w:ascii="Helvetica" w:hAnsi="Helvetica" w:cs="Helvetica"/>
                  <w:szCs w:val="22"/>
                  <w:lang w:eastAsia="zh-CN"/>
                </w:rPr>
                <w:t>N92342</w:t>
              </w:r>
              <w:r w:rsidRPr="001271E6">
                <w:rPr>
                  <w:rFonts w:ascii="Helvetica" w:hAnsi="Helvetica" w:cs="Helvetica"/>
                  <w:szCs w:val="22"/>
                  <w:lang w:eastAsia="zh-CN"/>
                </w:rPr>
                <w:t>","route": 6,"state": 0</w:t>
              </w:r>
            </w:ins>
            <w:ins w:id="278" w:author="Jonathan Ling" w:date="2016-12-08T13:24:00Z">
              <w:r w:rsidRPr="001271E6">
                <w:rPr>
                  <w:rFonts w:ascii="Helvetica" w:hAnsi="Helvetica" w:cs="Helvetica"/>
                  <w:szCs w:val="22"/>
                  <w:lang w:eastAsia="zh-CN"/>
                </w:rPr>
                <w:t>}</w:t>
              </w:r>
            </w:ins>
          </w:p>
        </w:tc>
      </w:tr>
    </w:tbl>
    <w:p w:rsidR="004A1487" w:rsidRPr="004A1487" w:rsidRDefault="004A1487">
      <w:pPr>
        <w:pStyle w:val="CaptionTable"/>
        <w:rPr>
          <w:rPrChange w:id="279" w:author="Jonathan Ling" w:date="2016-12-08T11:16:00Z">
            <w:rPr>
              <w:lang w:eastAsia="zh-CN"/>
            </w:rPr>
          </w:rPrChange>
        </w:rPr>
        <w:pPrChange w:id="280" w:author="Jonathan Ling" w:date="2016-12-08T14:03:00Z">
          <w:pPr>
            <w:pStyle w:val="Heading2"/>
          </w:pPr>
        </w:pPrChange>
      </w:pPr>
      <w:ins w:id="281" w:author="Jonathan Ling" w:date="2016-12-08T11:16:00Z">
        <w:r>
          <w:t xml:space="preserve">Table </w:t>
        </w:r>
        <w:r>
          <w:fldChar w:fldCharType="begin"/>
        </w:r>
        <w:r>
          <w:instrText xml:space="preserve"> SEQ Table \* ARABIC </w:instrText>
        </w:r>
        <w:r>
          <w:fldChar w:fldCharType="separate"/>
        </w:r>
        <w:r>
          <w:rPr>
            <w:noProof/>
          </w:rPr>
          <w:t>1</w:t>
        </w:r>
        <w:r>
          <w:rPr>
            <w:noProof/>
          </w:rPr>
          <w:fldChar w:fldCharType="end"/>
        </w:r>
        <w:r>
          <w:tab/>
        </w:r>
      </w:ins>
      <w:ins w:id="282" w:author="Jonathan Ling" w:date="2016-12-08T14:03:00Z">
        <w:r w:rsidR="00653427">
          <w:t>Interface Parameter</w:t>
        </w:r>
      </w:ins>
      <w:ins w:id="283" w:author="Jonathan Ling" w:date="2016-12-08T11:16:00Z">
        <w:r>
          <w:t xml:space="preserve"> Description</w:t>
        </w:r>
      </w:ins>
    </w:p>
    <w:p w:rsidR="00AC3431" w:rsidRDefault="00F769F6" w:rsidP="00AC3431">
      <w:pPr>
        <w:pStyle w:val="Heading3"/>
        <w:rPr>
          <w:lang w:eastAsia="zh-CN"/>
        </w:rPr>
      </w:pPr>
      <w:del w:id="284" w:author="Jonathan Ling" w:date="2016-12-07T17:11:00Z">
        <w:r w:rsidDel="00673EF8">
          <w:rPr>
            <w:rFonts w:hint="eastAsia"/>
            <w:lang w:eastAsia="zh-CN"/>
          </w:rPr>
          <w:delText>NFS interface</w:delText>
        </w:r>
      </w:del>
      <w:ins w:id="285" w:author="Jonathan Ling" w:date="2016-12-07T17:11:00Z">
        <w:r w:rsidR="00673EF8">
          <w:rPr>
            <w:lang w:eastAsia="zh-CN"/>
          </w:rPr>
          <w:t>Camera Activity</w:t>
        </w:r>
      </w:ins>
    </w:p>
    <w:p w:rsidR="00F769F6" w:rsidRDefault="00F769F6" w:rsidP="00F769F6">
      <w:pPr>
        <w:pStyle w:val="BodyText"/>
        <w:numPr>
          <w:ilvl w:val="0"/>
          <w:numId w:val="32"/>
        </w:numPr>
        <w:rPr>
          <w:lang w:eastAsia="zh-CN"/>
        </w:rPr>
      </w:pPr>
      <w:del w:id="286" w:author="Jonathan Ling" w:date="2016-12-07T17:16:00Z">
        <w:r w:rsidDel="000D6BF5">
          <w:rPr>
            <w:rFonts w:hint="eastAsia"/>
            <w:lang w:eastAsia="zh-CN"/>
          </w:rPr>
          <w:delText>Southbound NFS interface</w:delText>
        </w:r>
      </w:del>
      <w:ins w:id="287" w:author="Jonathan Ling" w:date="2016-12-07T17:16:00Z">
        <w:r w:rsidR="000D6BF5">
          <w:rPr>
            <w:lang w:eastAsia="zh-CN"/>
          </w:rPr>
          <w:t>On</w:t>
        </w:r>
      </w:ins>
      <w:ins w:id="288" w:author="Jonathan Ling" w:date="2016-12-07T17:19:00Z">
        <w:r w:rsidR="000D6BF5">
          <w:rPr>
            <w:lang w:eastAsia="zh-CN"/>
          </w:rPr>
          <w:t xml:space="preserve"> </w:t>
        </w:r>
      </w:ins>
      <w:ins w:id="289" w:author="Jonathan Ling" w:date="2016-12-07T17:16:00Z">
        <w:r w:rsidR="002D305F">
          <w:rPr>
            <w:lang w:eastAsia="zh-CN"/>
          </w:rPr>
          <w:t>app start-up</w:t>
        </w:r>
      </w:ins>
      <w:ins w:id="290" w:author="Jonathan Ling" w:date="2016-12-12T09:22:00Z">
        <w:r w:rsidR="002D305F">
          <w:rPr>
            <w:lang w:eastAsia="zh-CN"/>
          </w:rPr>
          <w:t xml:space="preserve"> </w:t>
        </w:r>
      </w:ins>
      <w:ins w:id="291" w:author="Jonathan Ling" w:date="2016-12-07T17:16:00Z">
        <w:r w:rsidR="002D305F">
          <w:rPr>
            <w:lang w:eastAsia="zh-CN"/>
          </w:rPr>
          <w:t>(</w:t>
        </w:r>
      </w:ins>
      <w:ins w:id="292" w:author="Jonathan Ling" w:date="2016-12-12T09:22:00Z">
        <w:r w:rsidR="002D305F" w:rsidRPr="002D305F">
          <w:rPr>
            <w:i/>
            <w:lang w:eastAsia="zh-CN"/>
            <w:rPrChange w:id="293" w:author="Jonathan Ling" w:date="2016-12-12T09:22:00Z">
              <w:rPr>
                <w:lang w:eastAsia="zh-CN"/>
              </w:rPr>
            </w:rPrChange>
          </w:rPr>
          <w:t>OnCreate</w:t>
        </w:r>
      </w:ins>
      <w:ins w:id="294" w:author="Jonathan Ling" w:date="2016-12-07T17:16:00Z">
        <w:r w:rsidR="002D305F">
          <w:rPr>
            <w:lang w:eastAsia="zh-CN"/>
          </w:rPr>
          <w:t>)</w:t>
        </w:r>
      </w:ins>
    </w:p>
    <w:p w:rsidR="00F769F6" w:rsidRDefault="00F769F6" w:rsidP="00F769F6">
      <w:pPr>
        <w:pStyle w:val="BodyText"/>
        <w:ind w:left="2972"/>
        <w:rPr>
          <w:lang w:eastAsia="zh-CN"/>
        </w:rPr>
      </w:pPr>
      <w:del w:id="295" w:author="Jonathan Ling" w:date="2016-12-07T17:16:00Z">
        <w:r w:rsidDel="000D6BF5">
          <w:rPr>
            <w:rFonts w:hint="eastAsia"/>
            <w:lang w:eastAsia="zh-CN"/>
          </w:rPr>
          <w:delText xml:space="preserve">The southbound </w:delText>
        </w:r>
        <w:r w:rsidDel="000D6BF5">
          <w:rPr>
            <w:lang w:eastAsia="zh-CN"/>
          </w:rPr>
          <w:delText>interface is for ENSA to obtain PM Data XML files from OSS-RC. This interface is configured as a Network File System (NFS) on the ENSA server. ENSA will mount the folders on OSS NAS that were originally designated to ENIQ-S.</w:delText>
        </w:r>
        <w:r w:rsidR="00B1554C" w:rsidDel="000D6BF5">
          <w:rPr>
            <w:lang w:eastAsia="zh-CN"/>
          </w:rPr>
          <w:delText xml:space="preserve"> In this way, ENSA will be able to read all PM Data XML files of all eNodeBs on the OSS-RC.</w:delText>
        </w:r>
      </w:del>
      <w:ins w:id="296" w:author="Jonathan Ling" w:date="2016-12-07T17:16:00Z">
        <w:r w:rsidR="000D6BF5">
          <w:rPr>
            <w:lang w:eastAsia="zh-CN"/>
          </w:rPr>
          <w:t xml:space="preserve">Introduces the main buttons such as the left, right, capture as well as the title bar and time bar. </w:t>
        </w:r>
      </w:ins>
      <w:ins w:id="297" w:author="Jonathan Ling" w:date="2016-12-07T17:23:00Z">
        <w:r w:rsidR="000D6BF5">
          <w:rPr>
            <w:lang w:eastAsia="zh-CN"/>
          </w:rPr>
          <w:t>F</w:t>
        </w:r>
      </w:ins>
      <w:ins w:id="298" w:author="Jonathan Ling" w:date="2016-12-07T17:24:00Z">
        <w:r w:rsidR="000D6BF5">
          <w:rPr>
            <w:lang w:eastAsia="zh-CN"/>
          </w:rPr>
          <w:t>ollowing the set-up, the interface starts the check to ensure the</w:t>
        </w:r>
        <w:r w:rsidR="000B28C7">
          <w:rPr>
            <w:lang w:eastAsia="zh-CN"/>
          </w:rPr>
          <w:t xml:space="preserve"> camera preview comes from the back camera or whether there is any camera at all using </w:t>
        </w:r>
        <w:r w:rsidR="000B28C7" w:rsidRPr="0092397B">
          <w:rPr>
            <w:i/>
            <w:lang w:eastAsia="zh-CN"/>
            <w:rPrChange w:id="299" w:author="Jonathan Ling" w:date="2016-12-12T09:19:00Z">
              <w:rPr>
                <w:lang w:eastAsia="zh-CN"/>
              </w:rPr>
            </w:rPrChange>
          </w:rPr>
          <w:t>getCameraInfo</w:t>
        </w:r>
        <w:r w:rsidR="000B28C7">
          <w:rPr>
            <w:lang w:eastAsia="zh-CN"/>
          </w:rPr>
          <w:t>()</w:t>
        </w:r>
        <w:r w:rsidR="00885D0E">
          <w:rPr>
            <w:lang w:eastAsia="zh-CN"/>
          </w:rPr>
          <w:t>.</w:t>
        </w:r>
      </w:ins>
      <w:ins w:id="300" w:author="Jonathan Ling" w:date="2016-12-07T17:34:00Z">
        <w:r w:rsidR="00885D0E">
          <w:rPr>
            <w:lang w:eastAsia="zh-CN"/>
          </w:rPr>
          <w:t xml:space="preserve"> </w:t>
        </w:r>
      </w:ins>
      <w:ins w:id="301" w:author="Jonathan Ling" w:date="2016-12-07T17:35:00Z">
        <w:r w:rsidR="00885D0E">
          <w:rPr>
            <w:lang w:eastAsia="zh-CN"/>
          </w:rPr>
          <w:t>The ca</w:t>
        </w:r>
        <w:r w:rsidR="004C3B6B">
          <w:rPr>
            <w:lang w:eastAsia="zh-CN"/>
          </w:rPr>
          <w:t>mera preview method starts. The</w:t>
        </w:r>
      </w:ins>
      <w:ins w:id="302" w:author="Jonathan Ling" w:date="2016-12-07T17:36:00Z">
        <w:r w:rsidR="00885D0E">
          <w:rPr>
            <w:lang w:eastAsia="zh-CN"/>
          </w:rPr>
          <w:t xml:space="preserve"> intent introduced in binding to the cur***</w:t>
        </w:r>
      </w:ins>
      <w:ins w:id="303" w:author="Jonathan Ling" w:date="2016-12-12T09:16:00Z">
        <w:r w:rsidR="004E1B71">
          <w:rPr>
            <w:lang w:eastAsia="zh-CN"/>
          </w:rPr>
          <w:t>(curPid,curRoute and curTime)</w:t>
        </w:r>
      </w:ins>
      <w:ins w:id="304" w:author="Jonathan Ling" w:date="2016-12-07T17:36:00Z">
        <w:r w:rsidR="00885D0E">
          <w:rPr>
            <w:lang w:eastAsia="zh-CN"/>
          </w:rPr>
          <w:t xml:space="preserve"> variables are intents carried on from </w:t>
        </w:r>
        <w:r w:rsidR="004E1B71">
          <w:rPr>
            <w:lang w:eastAsia="zh-CN"/>
          </w:rPr>
          <w:t>a previous</w:t>
        </w:r>
        <w:r w:rsidR="00885D0E">
          <w:rPr>
            <w:lang w:eastAsia="zh-CN"/>
          </w:rPr>
          <w:t xml:space="preserve"> Next </w:t>
        </w:r>
      </w:ins>
      <w:ins w:id="305" w:author="Jonathan Ling" w:date="2016-12-07T17:37:00Z">
        <w:r w:rsidR="00885D0E">
          <w:rPr>
            <w:lang w:eastAsia="zh-CN"/>
          </w:rPr>
          <w:t>Activity</w:t>
        </w:r>
      </w:ins>
      <w:ins w:id="306" w:author="Jonathan Ling" w:date="2016-12-12T09:17:00Z">
        <w:r w:rsidR="004E1B71">
          <w:rPr>
            <w:lang w:eastAsia="zh-CN"/>
          </w:rPr>
          <w:t xml:space="preserve"> instance</w:t>
        </w:r>
      </w:ins>
      <w:ins w:id="307" w:author="Jonathan Ling" w:date="2016-12-07T17:37:00Z">
        <w:r w:rsidR="00DE3AF3">
          <w:rPr>
            <w:lang w:eastAsia="zh-CN"/>
          </w:rPr>
          <w:t xml:space="preserve"> that ran</w:t>
        </w:r>
        <w:r w:rsidR="00885D0E">
          <w:rPr>
            <w:lang w:eastAsia="zh-CN"/>
          </w:rPr>
          <w:t>.</w:t>
        </w:r>
      </w:ins>
      <w:ins w:id="308" w:author="Jonathan Ling" w:date="2016-12-08T09:41:00Z">
        <w:r w:rsidR="00D072AF">
          <w:rPr>
            <w:lang w:eastAsia="zh-CN"/>
          </w:rPr>
          <w:t xml:space="preserve"> Background variable of ‘forward’</w:t>
        </w:r>
      </w:ins>
      <w:ins w:id="309" w:author="Jonathan Ling" w:date="2016-12-08T09:42:00Z">
        <w:r w:rsidR="00D072AF">
          <w:rPr>
            <w:lang w:eastAsia="zh-CN"/>
          </w:rPr>
          <w:t xml:space="preserve"> representing the route from A to B is true and is false for a route for B to A.</w:t>
        </w:r>
      </w:ins>
    </w:p>
    <w:p w:rsidR="00F769F6" w:rsidRDefault="00B1554C" w:rsidP="00B1554C">
      <w:pPr>
        <w:pStyle w:val="BodyText"/>
        <w:numPr>
          <w:ilvl w:val="0"/>
          <w:numId w:val="32"/>
        </w:numPr>
        <w:rPr>
          <w:lang w:eastAsia="zh-CN"/>
        </w:rPr>
      </w:pPr>
      <w:del w:id="310" w:author="Jonathan Ling" w:date="2016-12-08T09:38:00Z">
        <w:r w:rsidDel="00D072AF">
          <w:rPr>
            <w:lang w:eastAsia="zh-CN"/>
          </w:rPr>
          <w:delText>Northbound NFS interface</w:delText>
        </w:r>
      </w:del>
      <w:ins w:id="311" w:author="Jonathan Ling" w:date="2016-12-08T09:38:00Z">
        <w:r w:rsidR="00D072AF">
          <w:rPr>
            <w:lang w:eastAsia="zh-CN"/>
          </w:rPr>
          <w:t>Interface interactions</w:t>
        </w:r>
      </w:ins>
    </w:p>
    <w:p w:rsidR="003C6570" w:rsidRDefault="004C7B88" w:rsidP="00B1554C">
      <w:pPr>
        <w:pStyle w:val="BodyText"/>
        <w:ind w:left="2972"/>
        <w:rPr>
          <w:ins w:id="312" w:author="Jonathan Ling" w:date="2016-12-08T10:15:00Z"/>
          <w:lang w:eastAsia="zh-CN"/>
        </w:rPr>
      </w:pPr>
      <w:ins w:id="313" w:author="Jonathan Ling" w:date="2016-12-08T09:43:00Z">
        <w:r>
          <w:rPr>
            <w:lang w:eastAsia="zh-CN"/>
          </w:rPr>
          <w:t xml:space="preserve">The forward button on the bottom left </w:t>
        </w:r>
      </w:ins>
      <w:ins w:id="314" w:author="Jonathan Ling" w:date="2016-12-08T09:44:00Z">
        <w:r>
          <w:rPr>
            <w:lang w:eastAsia="zh-CN"/>
          </w:rPr>
          <w:t>changes the ‘forward’ variable from true to false and vice versa.</w:t>
        </w:r>
      </w:ins>
      <w:ins w:id="315" w:author="Jonathan Ling" w:date="2016-12-08T09:51:00Z">
        <w:r w:rsidR="003C6570">
          <w:rPr>
            <w:lang w:eastAsia="zh-CN"/>
          </w:rPr>
          <w:t xml:space="preserve"> On click on the </w:t>
        </w:r>
      </w:ins>
      <w:ins w:id="316" w:author="Jonathan Ling" w:date="2016-12-08T09:52:00Z">
        <w:r w:rsidR="003C6570" w:rsidRPr="0092397B">
          <w:rPr>
            <w:i/>
            <w:lang w:eastAsia="zh-CN"/>
            <w:rPrChange w:id="317" w:author="Jonathan Ling" w:date="2016-12-12T09:18:00Z">
              <w:rPr>
                <w:lang w:eastAsia="zh-CN"/>
              </w:rPr>
            </w:rPrChange>
          </w:rPr>
          <w:t>capturePhoto</w:t>
        </w:r>
        <w:r w:rsidR="003C6570">
          <w:rPr>
            <w:lang w:eastAsia="zh-CN"/>
          </w:rPr>
          <w:t xml:space="preserve"> button, it first checks the camera to ensure that the camer</w:t>
        </w:r>
      </w:ins>
      <w:ins w:id="318" w:author="Jonathan Ling" w:date="2016-12-08T10:04:00Z">
        <w:r w:rsidR="00BF6B83">
          <w:rPr>
            <w:lang w:eastAsia="zh-CN"/>
          </w:rPr>
          <w:t>a</w:t>
        </w:r>
      </w:ins>
      <w:ins w:id="319" w:author="Jonathan Ling" w:date="2016-12-08T09:52:00Z">
        <w:r w:rsidR="003C6570">
          <w:rPr>
            <w:lang w:eastAsia="zh-CN"/>
          </w:rPr>
          <w:t xml:space="preserve"> used is the one facing the back and then runs the method </w:t>
        </w:r>
      </w:ins>
      <w:ins w:id="320" w:author="Jonathan Ling" w:date="2016-12-08T09:53:00Z">
        <w:r w:rsidR="003C6570">
          <w:rPr>
            <w:lang w:eastAsia="zh-CN"/>
          </w:rPr>
          <w:t>‘</w:t>
        </w:r>
        <w:r w:rsidR="003C6570" w:rsidRPr="0092397B">
          <w:rPr>
            <w:i/>
            <w:lang w:eastAsia="zh-CN"/>
            <w:rPrChange w:id="321" w:author="Jonathan Ling" w:date="2016-12-12T09:18:00Z">
              <w:rPr>
                <w:lang w:eastAsia="zh-CN"/>
              </w:rPr>
            </w:rPrChange>
          </w:rPr>
          <w:t>takePicture</w:t>
        </w:r>
        <w:r w:rsidR="003C6570">
          <w:rPr>
            <w:lang w:eastAsia="zh-CN"/>
          </w:rPr>
          <w:t>’ to save the picture into the photo library.</w:t>
        </w:r>
      </w:ins>
    </w:p>
    <w:p w:rsidR="00047810" w:rsidRDefault="00047810">
      <w:pPr>
        <w:pStyle w:val="BodyText"/>
        <w:ind w:left="2972"/>
        <w:rPr>
          <w:ins w:id="322" w:author="Jonathan Ling" w:date="2016-12-08T09:53:00Z"/>
          <w:lang w:eastAsia="zh-CN"/>
        </w:rPr>
      </w:pPr>
      <w:ins w:id="323" w:author="Jonathan Ling" w:date="2016-12-08T10:15:00Z">
        <w:r>
          <w:rPr>
            <w:lang w:eastAsia="zh-CN"/>
          </w:rPr>
          <w:lastRenderedPageBreak/>
          <w:t xml:space="preserve">There are two callbacks running in the </w:t>
        </w:r>
        <w:r w:rsidRPr="0092397B">
          <w:rPr>
            <w:i/>
            <w:lang w:eastAsia="zh-CN"/>
            <w:rPrChange w:id="324" w:author="Jonathan Ling" w:date="2016-12-12T09:18:00Z">
              <w:rPr>
                <w:lang w:eastAsia="zh-CN"/>
              </w:rPr>
            </w:rPrChange>
          </w:rPr>
          <w:t>takePicture</w:t>
        </w:r>
        <w:r>
          <w:rPr>
            <w:lang w:eastAsia="zh-CN"/>
          </w:rPr>
          <w:t xml:space="preserve"> method. </w:t>
        </w:r>
      </w:ins>
      <w:ins w:id="325" w:author="Jonathan Ling" w:date="2016-12-08T10:16:00Z">
        <w:r>
          <w:rPr>
            <w:lang w:eastAsia="zh-CN"/>
          </w:rPr>
          <w:t xml:space="preserve">The first </w:t>
        </w:r>
        <w:r w:rsidRPr="0092397B">
          <w:rPr>
            <w:i/>
            <w:lang w:eastAsia="zh-CN"/>
            <w:rPrChange w:id="326" w:author="Jonathan Ling" w:date="2016-12-12T09:18:00Z">
              <w:rPr>
                <w:lang w:eastAsia="zh-CN"/>
              </w:rPr>
            </w:rPrChange>
          </w:rPr>
          <w:t>previewCallback</w:t>
        </w:r>
        <w:r>
          <w:rPr>
            <w:lang w:eastAsia="zh-CN"/>
          </w:rPr>
          <w:t xml:space="preserve"> takes the preview photo and converts the area around the plate box into a bitmap for and determines whether it can be read. </w:t>
        </w:r>
      </w:ins>
      <w:ins w:id="327" w:author="Jonathan Ling" w:date="2016-12-08T10:17:00Z">
        <w:r>
          <w:rPr>
            <w:lang w:eastAsia="zh-CN"/>
          </w:rPr>
          <w:t>If there is an error in reading, the method ends. However, when it succeeds it uses the EasyPR dependency</w:t>
        </w:r>
      </w:ins>
      <w:ins w:id="328" w:author="Jonathan Ling" w:date="2016-12-08T10:23:00Z">
        <w:r>
          <w:rPr>
            <w:lang w:eastAsia="zh-CN"/>
          </w:rPr>
          <w:t xml:space="preserve"> to determine what the </w:t>
        </w:r>
      </w:ins>
      <w:ins w:id="329" w:author="Jonathan Ling" w:date="2016-12-08T10:47:00Z">
        <w:r w:rsidR="00AA3860">
          <w:rPr>
            <w:lang w:eastAsia="zh-CN"/>
          </w:rPr>
          <w:t>license</w:t>
        </w:r>
      </w:ins>
      <w:ins w:id="330" w:author="Jonathan Ling" w:date="2016-12-08T10:23:00Z">
        <w:r>
          <w:rPr>
            <w:lang w:eastAsia="zh-CN"/>
          </w:rPr>
          <w:t xml:space="preserve"> plate number is and it is placed in the plate variable. An alert window will pop up and ask the user if they want to use the </w:t>
        </w:r>
      </w:ins>
      <w:ins w:id="331" w:author="Jonathan Ling" w:date="2016-12-08T10:47:00Z">
        <w:r w:rsidR="00AA3860">
          <w:rPr>
            <w:lang w:eastAsia="zh-CN"/>
          </w:rPr>
          <w:t>license</w:t>
        </w:r>
      </w:ins>
      <w:ins w:id="332" w:author="Jonathan Ling" w:date="2016-12-08T10:23:00Z">
        <w:r>
          <w:rPr>
            <w:lang w:eastAsia="zh-CN"/>
          </w:rPr>
          <w:t xml:space="preserve"> plate for the respective parking. </w:t>
        </w:r>
      </w:ins>
      <w:ins w:id="333" w:author="Jonathan Ling" w:date="2016-12-08T10:24:00Z">
        <w:r>
          <w:rPr>
            <w:lang w:eastAsia="zh-CN"/>
          </w:rPr>
          <w:t xml:space="preserve">If yes, then </w:t>
        </w:r>
      </w:ins>
      <w:ins w:id="334" w:author="Jonathan Ling" w:date="2016-12-08T10:38:00Z">
        <w:r w:rsidR="00AA3860">
          <w:rPr>
            <w:lang w:eastAsia="zh-CN"/>
          </w:rPr>
          <w:t>the string gets passed to Next Activity interfacing using a method,</w:t>
        </w:r>
      </w:ins>
      <w:ins w:id="335" w:author="Jonathan Ling" w:date="2016-12-08T10:40:00Z">
        <w:r w:rsidR="00AA3860">
          <w:rPr>
            <w:lang w:eastAsia="zh-CN"/>
          </w:rPr>
          <w:t xml:space="preserve"> </w:t>
        </w:r>
        <w:r w:rsidR="00AA3860" w:rsidRPr="0092397B">
          <w:rPr>
            <w:i/>
            <w:lang w:eastAsia="zh-CN"/>
            <w:rPrChange w:id="336" w:author="Jonathan Ling" w:date="2016-12-12T09:18:00Z">
              <w:rPr>
                <w:lang w:eastAsia="zh-CN"/>
              </w:rPr>
            </w:rPrChange>
          </w:rPr>
          <w:t>currentCam</w:t>
        </w:r>
        <w:r w:rsidR="00AA3860">
          <w:rPr>
            <w:lang w:eastAsia="zh-CN"/>
          </w:rPr>
          <w:t>.</w:t>
        </w:r>
      </w:ins>
      <w:ins w:id="337" w:author="Jonathan Ling" w:date="2016-12-08T10:47:00Z">
        <w:r w:rsidR="00AA3860">
          <w:rPr>
            <w:lang w:eastAsia="zh-CN"/>
          </w:rPr>
          <w:t xml:space="preserve"> The picture is also cropped before being sent to</w:t>
        </w:r>
      </w:ins>
      <w:ins w:id="338" w:author="Jonathan Ling" w:date="2016-12-08T10:40:00Z">
        <w:r w:rsidR="00AA3860">
          <w:rPr>
            <w:lang w:eastAsia="zh-CN"/>
          </w:rPr>
          <w:t xml:space="preserve"> </w:t>
        </w:r>
      </w:ins>
      <w:ins w:id="339" w:author="Jonathan Ling" w:date="2016-12-08T10:48:00Z">
        <w:r w:rsidR="00AA3860">
          <w:rPr>
            <w:lang w:eastAsia="zh-CN"/>
          </w:rPr>
          <w:t>the next call back which sends the photo to the library.</w:t>
        </w:r>
      </w:ins>
    </w:p>
    <w:p w:rsidR="00A165FA" w:rsidRDefault="003C6570" w:rsidP="00B1554C">
      <w:pPr>
        <w:pStyle w:val="BodyText"/>
        <w:ind w:left="2972"/>
        <w:rPr>
          <w:ins w:id="340" w:author="Jonathan Ling" w:date="2016-12-08T10:50:00Z"/>
          <w:lang w:eastAsia="zh-CN"/>
        </w:rPr>
      </w:pPr>
      <w:ins w:id="341" w:author="Jonathan Ling" w:date="2016-12-08T09:53:00Z">
        <w:r>
          <w:rPr>
            <w:lang w:eastAsia="zh-CN"/>
          </w:rPr>
          <w:t xml:space="preserve">The picture sent to the photo library is </w:t>
        </w:r>
      </w:ins>
      <w:ins w:id="342" w:author="Jonathan Ling" w:date="2016-12-08T09:54:00Z">
        <w:r>
          <w:rPr>
            <w:lang w:eastAsia="zh-CN"/>
          </w:rPr>
          <w:t>assigned a name</w:t>
        </w:r>
      </w:ins>
      <w:ins w:id="343" w:author="Jonathan Ling" w:date="2016-12-08T09:55:00Z">
        <w:r>
          <w:rPr>
            <w:lang w:eastAsia="zh-CN"/>
          </w:rPr>
          <w:t xml:space="preserve"> and placed by the fileUtil.java methods. These methods run through the native android photo library/camera API and ensures that the photo is placed in the right place for subsequent retrieval.</w:t>
        </w:r>
      </w:ins>
      <w:ins w:id="344" w:author="Jonathan Ling" w:date="2016-12-08T10:14:00Z">
        <w:r w:rsidR="00047810">
          <w:rPr>
            <w:lang w:eastAsia="zh-CN"/>
          </w:rPr>
          <w:t xml:space="preserve"> </w:t>
        </w:r>
        <w:r w:rsidR="0083682B">
          <w:rPr>
            <w:lang w:eastAsia="zh-CN"/>
          </w:rPr>
          <w:t>H</w:t>
        </w:r>
      </w:ins>
      <w:ins w:id="345" w:author="Jonathan Ling" w:date="2016-12-08T10:49:00Z">
        <w:r w:rsidR="0083682B">
          <w:rPr>
            <w:lang w:eastAsia="zh-CN"/>
          </w:rPr>
          <w:t>owever, it is in the works to delete the photo outright instead of placing it in the photo library.</w:t>
        </w:r>
      </w:ins>
    </w:p>
    <w:p w:rsidR="00A165FA" w:rsidRDefault="00A165FA" w:rsidP="00A165FA">
      <w:pPr>
        <w:pStyle w:val="BodyText"/>
        <w:numPr>
          <w:ilvl w:val="0"/>
          <w:numId w:val="32"/>
        </w:numPr>
        <w:rPr>
          <w:ins w:id="346" w:author="Jonathan Ling" w:date="2016-12-08T10:50:00Z"/>
          <w:lang w:eastAsia="zh-CN"/>
        </w:rPr>
      </w:pPr>
      <w:ins w:id="347" w:author="Jonathan Ling" w:date="2016-12-08T10:50:00Z">
        <w:r>
          <w:rPr>
            <w:lang w:eastAsia="zh-CN"/>
          </w:rPr>
          <w:t>Interactions with moving to a subsequent parking lots within route</w:t>
        </w:r>
      </w:ins>
    </w:p>
    <w:p w:rsidR="00A165FA" w:rsidRDefault="00A165FA">
      <w:pPr>
        <w:pStyle w:val="BodyText"/>
        <w:ind w:left="2972"/>
        <w:rPr>
          <w:ins w:id="348" w:author="Jonathan Ling" w:date="2016-12-08T11:11:00Z"/>
          <w:lang w:eastAsia="zh-CN"/>
        </w:rPr>
        <w:pPrChange w:id="349" w:author="Jonathan Ling" w:date="2016-12-08T10:50:00Z">
          <w:pPr>
            <w:pStyle w:val="BodyText"/>
            <w:numPr>
              <w:numId w:val="32"/>
            </w:numPr>
            <w:ind w:left="2972" w:hanging="420"/>
          </w:pPr>
        </w:pPrChange>
      </w:pPr>
      <w:ins w:id="350" w:author="Jonathan Ling" w:date="2016-12-08T10:51:00Z">
        <w:r>
          <w:rPr>
            <w:lang w:eastAsia="zh-CN"/>
          </w:rPr>
          <w:t xml:space="preserve">The left, right and cameraCapture button all run both the </w:t>
        </w:r>
      </w:ins>
      <w:ins w:id="351" w:author="Jonathan Ling" w:date="2016-12-08T10:52:00Z">
        <w:r w:rsidRPr="002D305F">
          <w:rPr>
            <w:i/>
            <w:lang w:eastAsia="zh-CN"/>
            <w:rPrChange w:id="352" w:author="Jonathan Ling" w:date="2016-12-12T09:23:00Z">
              <w:rPr>
                <w:lang w:eastAsia="zh-CN"/>
              </w:rPr>
            </w:rPrChange>
          </w:rPr>
          <w:t xml:space="preserve">getNextSpot </w:t>
        </w:r>
        <w:r>
          <w:rPr>
            <w:lang w:eastAsia="zh-CN"/>
          </w:rPr>
          <w:t xml:space="preserve">method. The left button, however, does not run </w:t>
        </w:r>
        <w:r w:rsidRPr="002D305F">
          <w:rPr>
            <w:i/>
            <w:lang w:eastAsia="zh-CN"/>
            <w:rPrChange w:id="353" w:author="Jonathan Ling" w:date="2016-12-12T09:23:00Z">
              <w:rPr>
                <w:lang w:eastAsia="zh-CN"/>
              </w:rPr>
            </w:rPrChange>
          </w:rPr>
          <w:t>currentCam</w:t>
        </w:r>
        <w:r>
          <w:rPr>
            <w:lang w:eastAsia="zh-CN"/>
          </w:rPr>
          <w:t xml:space="preserve"> while the other two</w:t>
        </w:r>
      </w:ins>
      <w:ins w:id="354" w:author="Jonathan Ling" w:date="2016-12-08T11:09:00Z">
        <w:r w:rsidR="003572A1">
          <w:rPr>
            <w:lang w:eastAsia="zh-CN"/>
          </w:rPr>
          <w:t xml:space="preserve"> buttons</w:t>
        </w:r>
      </w:ins>
      <w:ins w:id="355" w:author="Jonathan Ling" w:date="2016-12-08T10:52:00Z">
        <w:r>
          <w:rPr>
            <w:lang w:eastAsia="zh-CN"/>
          </w:rPr>
          <w:t xml:space="preserve"> do.</w:t>
        </w:r>
      </w:ins>
      <w:ins w:id="356" w:author="Jonathan Ling" w:date="2016-12-08T11:09:00Z">
        <w:r w:rsidR="003572A1">
          <w:rPr>
            <w:lang w:eastAsia="zh-CN"/>
          </w:rPr>
          <w:t xml:space="preserve"> The </w:t>
        </w:r>
        <w:r w:rsidR="003572A1" w:rsidRPr="002D305F">
          <w:rPr>
            <w:i/>
            <w:lang w:eastAsia="zh-CN"/>
            <w:rPrChange w:id="357" w:author="Jonathan Ling" w:date="2016-12-12T09:23:00Z">
              <w:rPr>
                <w:lang w:eastAsia="zh-CN"/>
              </w:rPr>
            </w:rPrChange>
          </w:rPr>
          <w:t>currentCam</w:t>
        </w:r>
        <w:r w:rsidR="003572A1">
          <w:rPr>
            <w:lang w:eastAsia="zh-CN"/>
          </w:rPr>
          <w:t xml:space="preserve"> method saves the licence plate string (</w:t>
        </w:r>
      </w:ins>
      <w:ins w:id="358" w:author="Jonathan Ling" w:date="2016-12-08T11:10:00Z">
        <w:r w:rsidR="003572A1">
          <w:rPr>
            <w:lang w:eastAsia="zh-CN"/>
          </w:rPr>
          <w:t>if any</w:t>
        </w:r>
      </w:ins>
      <w:ins w:id="359" w:author="Jonathan Ling" w:date="2016-12-08T11:09:00Z">
        <w:r w:rsidR="003572A1">
          <w:rPr>
            <w:lang w:eastAsia="zh-CN"/>
          </w:rPr>
          <w:t>)</w:t>
        </w:r>
      </w:ins>
      <w:ins w:id="360" w:author="Jonathan Ling" w:date="2016-12-08T11:10:00Z">
        <w:r w:rsidR="003572A1">
          <w:rPr>
            <w:lang w:eastAsia="zh-CN"/>
          </w:rPr>
          <w:t xml:space="preserve"> and changes the state of the parking to occupied(green or red) or unoccupied(</w:t>
        </w:r>
      </w:ins>
      <w:ins w:id="361" w:author="Jonathan Ling" w:date="2016-12-08T11:11:00Z">
        <w:r w:rsidR="003572A1">
          <w:rPr>
            <w:lang w:eastAsia="zh-CN"/>
          </w:rPr>
          <w:t>grey</w:t>
        </w:r>
      </w:ins>
      <w:ins w:id="362" w:author="Jonathan Ling" w:date="2016-12-08T11:10:00Z">
        <w:r w:rsidR="003572A1">
          <w:rPr>
            <w:lang w:eastAsia="zh-CN"/>
          </w:rPr>
          <w:t>)</w:t>
        </w:r>
      </w:ins>
      <w:ins w:id="363" w:author="Jonathan Ling" w:date="2016-12-08T11:11:00Z">
        <w:r w:rsidR="003572A1">
          <w:rPr>
            <w:lang w:eastAsia="zh-CN"/>
          </w:rPr>
          <w:t xml:space="preserve"> via cameraCapture and right button respectively.</w:t>
        </w:r>
      </w:ins>
    </w:p>
    <w:p w:rsidR="00B1554C" w:rsidRDefault="004E56AA">
      <w:pPr>
        <w:pStyle w:val="BodyText"/>
        <w:ind w:left="2972"/>
        <w:rPr>
          <w:lang w:eastAsia="zh-CN"/>
        </w:rPr>
      </w:pPr>
      <w:ins w:id="364" w:author="Jonathan Ling" w:date="2016-12-08T11:16:00Z">
        <w:r>
          <w:rPr>
            <w:lang w:eastAsia="zh-CN"/>
          </w:rPr>
          <w:t xml:space="preserve">The </w:t>
        </w:r>
        <w:r w:rsidRPr="002D305F">
          <w:rPr>
            <w:i/>
            <w:lang w:eastAsia="zh-CN"/>
            <w:rPrChange w:id="365" w:author="Jonathan Ling" w:date="2016-12-12T09:23:00Z">
              <w:rPr>
                <w:lang w:eastAsia="zh-CN"/>
              </w:rPr>
            </w:rPrChange>
          </w:rPr>
          <w:t>currentCam</w:t>
        </w:r>
        <w:r>
          <w:rPr>
            <w:lang w:eastAsia="zh-CN"/>
          </w:rPr>
          <w:t xml:space="preserve"> and </w:t>
        </w:r>
        <w:r w:rsidRPr="002D305F">
          <w:rPr>
            <w:i/>
            <w:lang w:eastAsia="zh-CN"/>
            <w:rPrChange w:id="366" w:author="Jonathan Ling" w:date="2016-12-12T09:23:00Z">
              <w:rPr>
                <w:lang w:eastAsia="zh-CN"/>
              </w:rPr>
            </w:rPrChange>
          </w:rPr>
          <w:t xml:space="preserve">getNextSpot </w:t>
        </w:r>
        <w:r>
          <w:rPr>
            <w:lang w:eastAsia="zh-CN"/>
          </w:rPr>
          <w:t xml:space="preserve">methods are called from the </w:t>
        </w:r>
      </w:ins>
      <w:ins w:id="367" w:author="Jonathan Ling" w:date="2016-12-08T14:59:00Z">
        <w:r>
          <w:rPr>
            <w:lang w:eastAsia="zh-CN"/>
          </w:rPr>
          <w:t>Next Activity so it needs to continue running from the background.</w:t>
        </w:r>
      </w:ins>
      <w:ins w:id="368" w:author="Jonathan Ling" w:date="2016-12-08T11:16:00Z">
        <w:r w:rsidR="004A1487">
          <w:rPr>
            <w:lang w:eastAsia="zh-CN"/>
          </w:rPr>
          <w:t xml:space="preserve"> </w:t>
        </w:r>
      </w:ins>
      <w:del w:id="369" w:author="Jonathan Ling" w:date="2016-12-08T09:38:00Z">
        <w:r w:rsidR="00B1554C" w:rsidDel="00D072AF">
          <w:rPr>
            <w:lang w:eastAsia="zh-CN"/>
          </w:rPr>
          <w:delText>The northbound NFS interface is for ENSA to write split PM Data XML files back to OSS-RC. This interface is configured as NFS on ENSA server. ENSA will mount a newly created folder on NAS to a northbound folder, so that split XML files are written to a different place on NAS. ENIQ-S will then be configured to read PM Data XML files from this folder</w:delText>
        </w:r>
        <w:r w:rsidR="00C43781" w:rsidDel="00D072AF">
          <w:rPr>
            <w:lang w:eastAsia="zh-CN"/>
          </w:rPr>
          <w:delText>.</w:delText>
        </w:r>
      </w:del>
    </w:p>
    <w:p w:rsidR="00C43781" w:rsidRDefault="00C43781" w:rsidP="003A56FD">
      <w:pPr>
        <w:pStyle w:val="Heading3"/>
        <w:rPr>
          <w:lang w:eastAsia="zh-CN"/>
        </w:rPr>
      </w:pPr>
      <w:del w:id="370" w:author="Jonathan Ling" w:date="2016-12-08T15:07:00Z">
        <w:r w:rsidDel="00137348">
          <w:rPr>
            <w:lang w:eastAsia="zh-CN"/>
          </w:rPr>
          <w:delText>FTP interface</w:delText>
        </w:r>
      </w:del>
      <w:ins w:id="371" w:author="Jonathan Ling" w:date="2016-12-08T15:07:00Z">
        <w:r w:rsidR="00137348">
          <w:rPr>
            <w:lang w:eastAsia="zh-CN"/>
          </w:rPr>
          <w:t>NextActivity</w:t>
        </w:r>
      </w:ins>
    </w:p>
    <w:p w:rsidR="00C43781" w:rsidRDefault="004643E5">
      <w:pPr>
        <w:pStyle w:val="BodyText"/>
        <w:numPr>
          <w:ilvl w:val="0"/>
          <w:numId w:val="32"/>
        </w:numPr>
        <w:rPr>
          <w:ins w:id="372" w:author="Jonathan Ling" w:date="2016-12-08T15:29:00Z"/>
          <w:lang w:eastAsia="zh-CN"/>
        </w:rPr>
        <w:pPrChange w:id="373" w:author="Jonathan Ling" w:date="2016-12-08T15:29:00Z">
          <w:pPr>
            <w:pStyle w:val="BodyText"/>
            <w:ind w:left="2972"/>
          </w:pPr>
        </w:pPrChange>
      </w:pPr>
      <w:del w:id="374" w:author="Jonathan Ling" w:date="2016-12-08T15:29:00Z">
        <w:r w:rsidDel="00F24671">
          <w:rPr>
            <w:lang w:eastAsia="zh-CN"/>
          </w:rPr>
          <w:delText>FTP</w:delText>
        </w:r>
        <w:r w:rsidR="00C43781" w:rsidDel="00F24671">
          <w:rPr>
            <w:lang w:eastAsia="zh-CN"/>
          </w:rPr>
          <w:delText xml:space="preserve"> interface is provided by ENSA to allow DONTAQOS system to periodically collect TSV aggregation files. </w:delText>
        </w:r>
      </w:del>
      <w:ins w:id="375" w:author="Jonathan Ling" w:date="2016-12-08T15:29:00Z">
        <w:r w:rsidR="00F24671">
          <w:rPr>
            <w:lang w:eastAsia="zh-CN"/>
          </w:rPr>
          <w:t>The sorting of items into a dataset</w:t>
        </w:r>
      </w:ins>
    </w:p>
    <w:p w:rsidR="00F24671" w:rsidRDefault="00F24671">
      <w:pPr>
        <w:pStyle w:val="BodyText"/>
        <w:ind w:left="2972"/>
        <w:rPr>
          <w:ins w:id="376" w:author="Jonathan Ling" w:date="2016-12-09T09:59:00Z"/>
          <w:lang w:eastAsia="zh-CN"/>
        </w:rPr>
      </w:pPr>
      <w:ins w:id="377" w:author="Jonathan Ling" w:date="2016-12-08T15:29:00Z">
        <w:r>
          <w:rPr>
            <w:lang w:eastAsia="zh-CN"/>
          </w:rPr>
          <w:t>On the GUI of this activity, each item on the list is initialized by the TemplateActivity.</w:t>
        </w:r>
      </w:ins>
      <w:ins w:id="378" w:author="Jonathan Ling" w:date="2016-12-08T15:42:00Z">
        <w:r>
          <w:rPr>
            <w:lang w:eastAsia="zh-CN"/>
          </w:rPr>
          <w:t xml:space="preserve"> T</w:t>
        </w:r>
        <w:r w:rsidR="001C6565">
          <w:rPr>
            <w:lang w:eastAsia="zh-CN"/>
          </w:rPr>
          <w:t>he template item makes use of four variables: State,</w:t>
        </w:r>
      </w:ins>
      <w:ins w:id="379" w:author="Jonathan Ling" w:date="2016-12-09T09:41:00Z">
        <w:r w:rsidR="00B74708">
          <w:rPr>
            <w:lang w:eastAsia="zh-CN"/>
          </w:rPr>
          <w:t xml:space="preserve"> </w:t>
        </w:r>
      </w:ins>
      <w:ins w:id="380" w:author="Jonathan Ling" w:date="2016-12-09T09:42:00Z">
        <w:r w:rsidR="00B74708">
          <w:rPr>
            <w:lang w:eastAsia="zh-CN"/>
          </w:rPr>
          <w:t>parkSpot,</w:t>
        </w:r>
      </w:ins>
      <w:ins w:id="381" w:author="Jonathan Ling" w:date="2016-12-09T09:43:00Z">
        <w:r w:rsidR="00B74708">
          <w:rPr>
            <w:lang w:eastAsia="zh-CN"/>
          </w:rPr>
          <w:t xml:space="preserve"> plateNum and timeCheck. The state is represented as a color picture and the plateNum is represented as the title of the item. </w:t>
        </w:r>
      </w:ins>
      <w:ins w:id="382" w:author="Jonathan Ling" w:date="2016-12-09T09:44:00Z">
        <w:r w:rsidR="00B74708">
          <w:rPr>
            <w:lang w:eastAsia="zh-CN"/>
          </w:rPr>
          <w:t>On click, the item will take the user to</w:t>
        </w:r>
      </w:ins>
      <w:ins w:id="383" w:author="Jonathan Ling" w:date="2016-12-09T09:45:00Z">
        <w:r w:rsidR="00B74708">
          <w:rPr>
            <w:lang w:eastAsia="zh-CN"/>
          </w:rPr>
          <w:t xml:space="preserve"> the</w:t>
        </w:r>
      </w:ins>
      <w:ins w:id="384" w:author="Jonathan Ling" w:date="2016-12-09T09:44:00Z">
        <w:r w:rsidR="00B74708">
          <w:rPr>
            <w:lang w:eastAsia="zh-CN"/>
          </w:rPr>
          <w:t xml:space="preserve"> Camera Activity</w:t>
        </w:r>
      </w:ins>
      <w:ins w:id="385" w:author="Jonathan Ling" w:date="2016-12-09T09:45:00Z">
        <w:r w:rsidR="00B74708">
          <w:rPr>
            <w:lang w:eastAsia="zh-CN"/>
          </w:rPr>
          <w:t xml:space="preserve"> to start an instance relative to the parking spot selected. The title of the Camera activity is the parkSpot and the red text would be the timeCheck.</w:t>
        </w:r>
      </w:ins>
      <w:ins w:id="386" w:author="Jonathan Ling" w:date="2016-12-09T09:44:00Z">
        <w:r w:rsidR="00B74708">
          <w:rPr>
            <w:lang w:eastAsia="zh-CN"/>
          </w:rPr>
          <w:t xml:space="preserve"> </w:t>
        </w:r>
      </w:ins>
    </w:p>
    <w:p w:rsidR="004C68FE" w:rsidRDefault="00EF6A28">
      <w:pPr>
        <w:pStyle w:val="BodyText"/>
        <w:numPr>
          <w:ilvl w:val="0"/>
          <w:numId w:val="32"/>
        </w:numPr>
        <w:rPr>
          <w:ins w:id="387" w:author="Jonathan Ling" w:date="2016-12-09T11:18:00Z"/>
          <w:lang w:eastAsia="zh-CN"/>
        </w:rPr>
        <w:pPrChange w:id="388" w:author="Jonathan Ling" w:date="2016-12-09T10:06:00Z">
          <w:pPr>
            <w:pStyle w:val="BodyText"/>
            <w:ind w:left="2972"/>
          </w:pPr>
        </w:pPrChange>
      </w:pPr>
      <w:ins w:id="389" w:author="Jonathan Ling" w:date="2016-12-09T11:18:00Z">
        <w:r>
          <w:rPr>
            <w:lang w:eastAsia="zh-CN"/>
          </w:rPr>
          <w:t xml:space="preserve">LiveQuery and </w:t>
        </w:r>
      </w:ins>
      <w:ins w:id="390" w:author="Jonathan Ling" w:date="2016-12-09T11:27:00Z">
        <w:r>
          <w:rPr>
            <w:lang w:eastAsia="zh-CN"/>
          </w:rPr>
          <w:t>Synchronization</w:t>
        </w:r>
      </w:ins>
    </w:p>
    <w:p w:rsidR="00EF6A28" w:rsidRDefault="00EF6A28">
      <w:pPr>
        <w:pStyle w:val="BodyText"/>
        <w:ind w:left="2972"/>
        <w:rPr>
          <w:ins w:id="391" w:author="Jonathan Ling" w:date="2016-12-09T11:39:00Z"/>
          <w:lang w:eastAsia="zh-CN"/>
        </w:rPr>
      </w:pPr>
      <w:ins w:id="392" w:author="Jonathan Ling" w:date="2016-12-09T11:18:00Z">
        <w:r>
          <w:rPr>
            <w:lang w:eastAsia="zh-CN"/>
          </w:rPr>
          <w:t xml:space="preserve">Live Query is a </w:t>
        </w:r>
      </w:ins>
      <w:ins w:id="393" w:author="Jonathan Ling" w:date="2016-12-09T11:28:00Z">
        <w:r>
          <w:rPr>
            <w:lang w:eastAsia="zh-CN"/>
          </w:rPr>
          <w:t xml:space="preserve">local change detection from the couchbase </w:t>
        </w:r>
      </w:ins>
      <w:ins w:id="394" w:author="Jonathan Ling" w:date="2016-12-09T11:19:00Z">
        <w:r>
          <w:rPr>
            <w:lang w:eastAsia="zh-CN"/>
          </w:rPr>
          <w:t>dependency</w:t>
        </w:r>
      </w:ins>
      <w:ins w:id="395" w:author="Jonathan Ling" w:date="2016-12-09T11:18:00Z">
        <w:r>
          <w:rPr>
            <w:lang w:eastAsia="zh-CN"/>
          </w:rPr>
          <w:t>.</w:t>
        </w:r>
      </w:ins>
      <w:ins w:id="396" w:author="Jonathan Ling" w:date="2016-12-09T11:25:00Z">
        <w:r>
          <w:rPr>
            <w:lang w:eastAsia="zh-CN"/>
          </w:rPr>
          <w:t xml:space="preserve"> It works on its own preset intervals as well as on data change. </w:t>
        </w:r>
      </w:ins>
      <w:ins w:id="397" w:author="Jonathan Ling" w:date="2016-12-09T11:26:00Z">
        <w:r>
          <w:rPr>
            <w:lang w:eastAsia="zh-CN"/>
          </w:rPr>
          <w:t xml:space="preserve">It runs on creation of the activity. </w:t>
        </w:r>
      </w:ins>
      <w:ins w:id="398" w:author="Jonathan Ling" w:date="2016-12-09T11:27:00Z">
        <w:r>
          <w:rPr>
            <w:lang w:eastAsia="zh-CN"/>
          </w:rPr>
          <w:t>Syn</w:t>
        </w:r>
      </w:ins>
      <w:ins w:id="399" w:author="Jonathan Ling" w:date="2016-12-09T11:29:00Z">
        <w:r>
          <w:rPr>
            <w:lang w:eastAsia="zh-CN"/>
          </w:rPr>
          <w:t>chronizati</w:t>
        </w:r>
        <w:r w:rsidR="00BA6C48">
          <w:rPr>
            <w:lang w:eastAsia="zh-CN"/>
          </w:rPr>
          <w:t xml:space="preserve">on is push and pull replication towards </w:t>
        </w:r>
      </w:ins>
      <w:ins w:id="400" w:author="Jonathan Ling" w:date="2016-12-09T11:30:00Z">
        <w:r w:rsidR="00BA6C48">
          <w:rPr>
            <w:lang w:eastAsia="zh-CN"/>
          </w:rPr>
          <w:t>the</w:t>
        </w:r>
      </w:ins>
      <w:ins w:id="401" w:author="Jonathan Ling" w:date="2016-12-09T11:29:00Z">
        <w:r w:rsidR="00BA6C48">
          <w:rPr>
            <w:lang w:eastAsia="zh-CN"/>
          </w:rPr>
          <w:t xml:space="preserve"> </w:t>
        </w:r>
      </w:ins>
      <w:ins w:id="402" w:author="Jonathan Ling" w:date="2016-12-09T11:30:00Z">
        <w:r w:rsidR="00BA6C48">
          <w:rPr>
            <w:lang w:eastAsia="zh-CN"/>
          </w:rPr>
          <w:t>SYNC_URL. It will need to be manually called on</w:t>
        </w:r>
      </w:ins>
      <w:ins w:id="403" w:author="Jonathan Ling" w:date="2016-12-12T09:24:00Z">
        <w:r w:rsidR="002D305F">
          <w:rPr>
            <w:lang w:eastAsia="zh-CN"/>
          </w:rPr>
          <w:t xml:space="preserve"> to produce</w:t>
        </w:r>
      </w:ins>
      <w:ins w:id="404" w:author="Jonathan Ling" w:date="2016-12-09T11:30:00Z">
        <w:r w:rsidR="00BA6C48">
          <w:rPr>
            <w:lang w:eastAsia="zh-CN"/>
          </w:rPr>
          <w:t xml:space="preserve"> change. Hence, the </w:t>
        </w:r>
        <w:r w:rsidR="00BA6C48" w:rsidRPr="002D305F">
          <w:rPr>
            <w:i/>
            <w:lang w:eastAsia="zh-CN"/>
            <w:rPrChange w:id="405" w:author="Jonathan Ling" w:date="2016-12-12T09:24:00Z">
              <w:rPr>
                <w:lang w:eastAsia="zh-CN"/>
              </w:rPr>
            </w:rPrChange>
          </w:rPr>
          <w:t>getSync</w:t>
        </w:r>
        <w:r w:rsidR="00BA6C48">
          <w:rPr>
            <w:lang w:eastAsia="zh-CN"/>
          </w:rPr>
          <w:t xml:space="preserve"> method is placed in</w:t>
        </w:r>
        <w:r w:rsidR="00BA6C48" w:rsidRPr="002D305F">
          <w:rPr>
            <w:i/>
            <w:lang w:eastAsia="zh-CN"/>
            <w:rPrChange w:id="406" w:author="Jonathan Ling" w:date="2016-12-12T09:23:00Z">
              <w:rPr>
                <w:lang w:eastAsia="zh-CN"/>
              </w:rPr>
            </w:rPrChange>
          </w:rPr>
          <w:t xml:space="preserve"> onCreate </w:t>
        </w:r>
        <w:r w:rsidR="00BA6C48">
          <w:rPr>
            <w:lang w:eastAsia="zh-CN"/>
          </w:rPr>
          <w:t xml:space="preserve">and </w:t>
        </w:r>
        <w:r w:rsidR="00BA6C48" w:rsidRPr="002D305F">
          <w:rPr>
            <w:i/>
            <w:lang w:eastAsia="zh-CN"/>
            <w:rPrChange w:id="407" w:author="Jonathan Ling" w:date="2016-12-12T09:24:00Z">
              <w:rPr>
                <w:lang w:eastAsia="zh-CN"/>
              </w:rPr>
            </w:rPrChange>
          </w:rPr>
          <w:t>CurrentCam</w:t>
        </w:r>
      </w:ins>
      <w:ins w:id="408" w:author="Jonathan Ling" w:date="2016-12-09T11:36:00Z">
        <w:r w:rsidR="00BA6C48">
          <w:rPr>
            <w:lang w:eastAsia="zh-CN"/>
          </w:rPr>
          <w:t>. This is the most efficient in the case of a steady internet connection but could be a subject of debate whe</w:t>
        </w:r>
      </w:ins>
      <w:ins w:id="409" w:author="Jonathan Ling" w:date="2016-12-09T11:38:00Z">
        <w:r w:rsidR="0015620A">
          <w:rPr>
            <w:lang w:eastAsia="zh-CN"/>
          </w:rPr>
          <w:t>n</w:t>
        </w:r>
      </w:ins>
      <w:ins w:id="410" w:author="Jonathan Ling" w:date="2016-12-09T11:36:00Z">
        <w:r w:rsidR="0015620A">
          <w:rPr>
            <w:lang w:eastAsia="zh-CN"/>
          </w:rPr>
          <w:t xml:space="preserve"> </w:t>
        </w:r>
        <w:r w:rsidR="00BA6C48">
          <w:rPr>
            <w:lang w:eastAsia="zh-CN"/>
          </w:rPr>
          <w:t>the internet connection could be irregular.</w:t>
        </w:r>
      </w:ins>
      <w:ins w:id="411" w:author="Jonathan Ling" w:date="2016-12-09T11:39:00Z">
        <w:r w:rsidR="0015620A">
          <w:rPr>
            <w:lang w:eastAsia="zh-CN"/>
          </w:rPr>
          <w:t xml:space="preserve"> </w:t>
        </w:r>
      </w:ins>
    </w:p>
    <w:p w:rsidR="0015620A" w:rsidRDefault="0015620A">
      <w:pPr>
        <w:pStyle w:val="BodyText"/>
        <w:ind w:left="2972"/>
        <w:rPr>
          <w:lang w:eastAsia="zh-CN"/>
        </w:rPr>
      </w:pPr>
      <w:ins w:id="412" w:author="Jonathan Ling" w:date="2016-12-09T11:39:00Z">
        <w:r>
          <w:rPr>
            <w:lang w:eastAsia="zh-CN"/>
          </w:rPr>
          <w:lastRenderedPageBreak/>
          <w:t xml:space="preserve">As such, there is a sync button in place which runs the </w:t>
        </w:r>
        <w:r w:rsidRPr="002D305F">
          <w:rPr>
            <w:i/>
            <w:lang w:eastAsia="zh-CN"/>
            <w:rPrChange w:id="413" w:author="Jonathan Ling" w:date="2016-12-12T09:24:00Z">
              <w:rPr>
                <w:lang w:eastAsia="zh-CN"/>
              </w:rPr>
            </w:rPrChange>
          </w:rPr>
          <w:t>getSync</w:t>
        </w:r>
        <w:r>
          <w:rPr>
            <w:lang w:eastAsia="zh-CN"/>
          </w:rPr>
          <w:t>() method while also allowing the user the set the database location if needed.</w:t>
        </w:r>
      </w:ins>
    </w:p>
    <w:tbl>
      <w:tblPr>
        <w:tblStyle w:val="TableGrid"/>
        <w:tblpPr w:leftFromText="180" w:rightFromText="180" w:vertAnchor="text" w:horzAnchor="margin" w:tblpY="147"/>
        <w:tblW w:w="0" w:type="auto"/>
        <w:tblLook w:val="04A0" w:firstRow="1" w:lastRow="0" w:firstColumn="1" w:lastColumn="0" w:noHBand="0" w:noVBand="1"/>
        <w:tblPrChange w:id="414" w:author="Jonathan Ling" w:date="2016-12-08T15:08:00Z">
          <w:tblPr>
            <w:tblStyle w:val="TableGrid"/>
            <w:tblpPr w:leftFromText="180" w:rightFromText="180" w:vertAnchor="text" w:horzAnchor="margin" w:tblpY="147"/>
            <w:tblW w:w="0" w:type="auto"/>
            <w:tblLook w:val="04A0" w:firstRow="1" w:lastRow="0" w:firstColumn="1" w:lastColumn="0" w:noHBand="0" w:noVBand="1"/>
          </w:tblPr>
        </w:tblPrChange>
      </w:tblPr>
      <w:tblGrid>
        <w:gridCol w:w="2258"/>
        <w:gridCol w:w="7881"/>
        <w:tblGridChange w:id="415">
          <w:tblGrid>
            <w:gridCol w:w="2258"/>
            <w:gridCol w:w="7881"/>
          </w:tblGrid>
        </w:tblGridChange>
      </w:tblGrid>
      <w:tr w:rsidR="00C43781" w:rsidDel="00137348" w:rsidTr="00137348">
        <w:trPr>
          <w:del w:id="416" w:author="Jonathan Ling" w:date="2016-12-08T15:08:00Z"/>
        </w:trPr>
        <w:tc>
          <w:tcPr>
            <w:tcW w:w="2258" w:type="dxa"/>
            <w:tcPrChange w:id="417" w:author="Jonathan Ling" w:date="2016-12-08T15:08:00Z">
              <w:tcPr>
                <w:tcW w:w="2258" w:type="dxa"/>
              </w:tcPr>
            </w:tcPrChange>
          </w:tcPr>
          <w:p w:rsidR="00C43781" w:rsidDel="00137348" w:rsidRDefault="00C43781" w:rsidP="00C43781">
            <w:pPr>
              <w:pStyle w:val="BodyText"/>
              <w:ind w:left="0"/>
              <w:rPr>
                <w:del w:id="418" w:author="Jonathan Ling" w:date="2016-12-08T15:08:00Z"/>
                <w:lang w:eastAsia="zh-CN"/>
              </w:rPr>
            </w:pPr>
            <w:del w:id="419" w:author="Jonathan Ling" w:date="2016-12-08T15:08:00Z">
              <w:r w:rsidDel="00137348">
                <w:rPr>
                  <w:lang w:eastAsia="zh-CN"/>
                </w:rPr>
                <w:delText>Interface Parameter</w:delText>
              </w:r>
            </w:del>
          </w:p>
        </w:tc>
        <w:tc>
          <w:tcPr>
            <w:tcW w:w="7881" w:type="dxa"/>
            <w:tcPrChange w:id="420" w:author="Jonathan Ling" w:date="2016-12-08T15:08:00Z">
              <w:tcPr>
                <w:tcW w:w="8056" w:type="dxa"/>
              </w:tcPr>
            </w:tcPrChange>
          </w:tcPr>
          <w:p w:rsidR="00C43781" w:rsidDel="00137348" w:rsidRDefault="004643E5" w:rsidP="004643E5">
            <w:pPr>
              <w:pStyle w:val="BodyText"/>
              <w:ind w:left="0"/>
              <w:rPr>
                <w:del w:id="421" w:author="Jonathan Ling" w:date="2016-12-08T15:08:00Z"/>
                <w:lang w:eastAsia="zh-CN"/>
              </w:rPr>
            </w:pPr>
            <w:del w:id="422" w:author="Jonathan Ling" w:date="2016-12-08T15:08:00Z">
              <w:r w:rsidDel="00137348">
                <w:rPr>
                  <w:lang w:eastAsia="zh-CN"/>
                </w:rPr>
                <w:delText>FTP</w:delText>
              </w:r>
              <w:r w:rsidR="00C43781" w:rsidDel="00137348">
                <w:rPr>
                  <w:lang w:eastAsia="zh-CN"/>
                </w:rPr>
                <w:delText xml:space="preserve"> Interface Description</w:delText>
              </w:r>
            </w:del>
          </w:p>
        </w:tc>
      </w:tr>
      <w:tr w:rsidR="004643E5" w:rsidDel="00137348" w:rsidTr="00137348">
        <w:trPr>
          <w:del w:id="423" w:author="Jonathan Ling" w:date="2016-12-08T15:08:00Z"/>
        </w:trPr>
        <w:tc>
          <w:tcPr>
            <w:tcW w:w="2258" w:type="dxa"/>
            <w:tcPrChange w:id="424" w:author="Jonathan Ling" w:date="2016-12-08T15:08:00Z">
              <w:tcPr>
                <w:tcW w:w="2258" w:type="dxa"/>
              </w:tcPr>
            </w:tcPrChange>
          </w:tcPr>
          <w:p w:rsidR="004643E5" w:rsidDel="00137348" w:rsidRDefault="004643E5" w:rsidP="00C43781">
            <w:pPr>
              <w:pStyle w:val="BodyText"/>
              <w:ind w:left="0"/>
              <w:rPr>
                <w:del w:id="425" w:author="Jonathan Ling" w:date="2016-12-08T15:08:00Z"/>
                <w:lang w:eastAsia="zh-CN"/>
              </w:rPr>
            </w:pPr>
            <w:del w:id="426" w:author="Jonathan Ling" w:date="2016-12-08T15:08:00Z">
              <w:r w:rsidDel="00137348">
                <w:rPr>
                  <w:lang w:eastAsia="zh-CN"/>
                </w:rPr>
                <w:delText>File Transfer Protocol</w:delText>
              </w:r>
            </w:del>
          </w:p>
        </w:tc>
        <w:tc>
          <w:tcPr>
            <w:tcW w:w="7881" w:type="dxa"/>
            <w:tcPrChange w:id="427" w:author="Jonathan Ling" w:date="2016-12-08T15:08:00Z">
              <w:tcPr>
                <w:tcW w:w="8056" w:type="dxa"/>
              </w:tcPr>
            </w:tcPrChange>
          </w:tcPr>
          <w:p w:rsidR="004643E5" w:rsidDel="00137348" w:rsidRDefault="004643E5" w:rsidP="00C43781">
            <w:pPr>
              <w:pStyle w:val="BodyText"/>
              <w:ind w:left="0"/>
              <w:rPr>
                <w:del w:id="428" w:author="Jonathan Ling" w:date="2016-12-08T15:08:00Z"/>
                <w:lang w:eastAsia="zh-CN"/>
              </w:rPr>
            </w:pPr>
            <w:del w:id="429" w:author="Jonathan Ling" w:date="2016-12-08T15:08:00Z">
              <w:r w:rsidDel="00137348">
                <w:rPr>
                  <w:lang w:eastAsia="zh-CN"/>
                </w:rPr>
                <w:delText>FTP Port:21</w:delText>
              </w:r>
            </w:del>
          </w:p>
        </w:tc>
      </w:tr>
      <w:tr w:rsidR="004643E5" w:rsidDel="00137348" w:rsidTr="00137348">
        <w:trPr>
          <w:del w:id="430" w:author="Jonathan Ling" w:date="2016-12-08T15:08:00Z"/>
        </w:trPr>
        <w:tc>
          <w:tcPr>
            <w:tcW w:w="2258" w:type="dxa"/>
            <w:tcPrChange w:id="431" w:author="Jonathan Ling" w:date="2016-12-08T15:08:00Z">
              <w:tcPr>
                <w:tcW w:w="2258" w:type="dxa"/>
              </w:tcPr>
            </w:tcPrChange>
          </w:tcPr>
          <w:p w:rsidR="004643E5" w:rsidDel="00137348" w:rsidRDefault="004643E5" w:rsidP="00C43781">
            <w:pPr>
              <w:pStyle w:val="BodyText"/>
              <w:ind w:left="0"/>
              <w:rPr>
                <w:del w:id="432" w:author="Jonathan Ling" w:date="2016-12-08T15:08:00Z"/>
                <w:lang w:eastAsia="zh-CN"/>
              </w:rPr>
            </w:pPr>
            <w:del w:id="433" w:author="Jonathan Ling" w:date="2016-12-08T15:08:00Z">
              <w:r w:rsidDel="00137348">
                <w:rPr>
                  <w:lang w:eastAsia="zh-CN"/>
                </w:rPr>
                <w:delText>Username/Password</w:delText>
              </w:r>
            </w:del>
          </w:p>
        </w:tc>
        <w:tc>
          <w:tcPr>
            <w:tcW w:w="7881" w:type="dxa"/>
            <w:tcPrChange w:id="434" w:author="Jonathan Ling" w:date="2016-12-08T15:08:00Z">
              <w:tcPr>
                <w:tcW w:w="8056" w:type="dxa"/>
              </w:tcPr>
            </w:tcPrChange>
          </w:tcPr>
          <w:p w:rsidR="004643E5" w:rsidDel="00137348" w:rsidRDefault="004643E5" w:rsidP="00C43781">
            <w:pPr>
              <w:pStyle w:val="BodyText"/>
              <w:ind w:left="0"/>
              <w:rPr>
                <w:del w:id="435" w:author="Jonathan Ling" w:date="2016-12-08T15:08:00Z"/>
                <w:rFonts w:ascii="Helvetica" w:hAnsi="Helvetica" w:cs="Helvetica"/>
                <w:szCs w:val="22"/>
                <w:lang w:eastAsia="zh-CN"/>
              </w:rPr>
            </w:pPr>
            <w:del w:id="436" w:author="Jonathan Ling" w:date="2016-12-08T15:08:00Z">
              <w:r w:rsidDel="00137348">
                <w:rPr>
                  <w:rFonts w:ascii="Helvetica" w:hAnsi="Helvetica" w:cs="Helvetica"/>
                  <w:szCs w:val="22"/>
                  <w:lang w:eastAsia="zh-CN"/>
                </w:rPr>
                <w:delText>FTP Username/Password:</w:delText>
              </w:r>
            </w:del>
          </w:p>
          <w:p w:rsidR="004643E5" w:rsidDel="00137348" w:rsidRDefault="00EA1D64" w:rsidP="00EA1D64">
            <w:pPr>
              <w:pStyle w:val="BodyText"/>
              <w:ind w:left="0"/>
              <w:rPr>
                <w:del w:id="437" w:author="Jonathan Ling" w:date="2016-12-08T15:08:00Z"/>
                <w:lang w:eastAsia="zh-CN"/>
              </w:rPr>
            </w:pPr>
            <w:del w:id="438" w:author="Jonathan Ling" w:date="2016-12-08T15:08:00Z">
              <w:r w:rsidDel="00137348">
                <w:rPr>
                  <w:rFonts w:ascii="Helvetica" w:hAnsi="Helvetica" w:cs="Helvetica"/>
                  <w:szCs w:val="22"/>
                  <w:lang w:eastAsia="zh-CN"/>
                </w:rPr>
                <w:delText>Configured during ENSA installation</w:delText>
              </w:r>
            </w:del>
          </w:p>
        </w:tc>
      </w:tr>
      <w:tr w:rsidR="00C43781" w:rsidDel="00137348" w:rsidTr="00137348">
        <w:trPr>
          <w:del w:id="439" w:author="Jonathan Ling" w:date="2016-12-08T15:08:00Z"/>
        </w:trPr>
        <w:tc>
          <w:tcPr>
            <w:tcW w:w="2258" w:type="dxa"/>
            <w:tcPrChange w:id="440" w:author="Jonathan Ling" w:date="2016-12-08T15:08:00Z">
              <w:tcPr>
                <w:tcW w:w="2258" w:type="dxa"/>
              </w:tcPr>
            </w:tcPrChange>
          </w:tcPr>
          <w:p w:rsidR="00C43781" w:rsidDel="00137348" w:rsidRDefault="00C43781" w:rsidP="00C43781">
            <w:pPr>
              <w:pStyle w:val="BodyText"/>
              <w:ind w:left="0"/>
              <w:rPr>
                <w:del w:id="441" w:author="Jonathan Ling" w:date="2016-12-08T15:08:00Z"/>
                <w:lang w:eastAsia="zh-CN"/>
              </w:rPr>
            </w:pPr>
            <w:del w:id="442" w:author="Jonathan Ling" w:date="2016-12-08T15:08:00Z">
              <w:r w:rsidDel="00137348">
                <w:rPr>
                  <w:lang w:eastAsia="zh-CN"/>
                </w:rPr>
                <w:delText>File Directory</w:delText>
              </w:r>
            </w:del>
          </w:p>
        </w:tc>
        <w:tc>
          <w:tcPr>
            <w:tcW w:w="7881" w:type="dxa"/>
            <w:tcPrChange w:id="443" w:author="Jonathan Ling" w:date="2016-12-08T15:08:00Z">
              <w:tcPr>
                <w:tcW w:w="8056" w:type="dxa"/>
              </w:tcPr>
            </w:tcPrChange>
          </w:tcPr>
          <w:p w:rsidR="00C43781" w:rsidDel="00137348" w:rsidRDefault="00902BFC" w:rsidP="00C43781">
            <w:pPr>
              <w:pStyle w:val="BodyText"/>
              <w:ind w:left="0"/>
              <w:rPr>
                <w:del w:id="444" w:author="Jonathan Ling" w:date="2016-12-08T15:08:00Z"/>
                <w:rFonts w:ascii="Helvetica" w:hAnsi="Helvetica" w:cs="Helvetica"/>
                <w:szCs w:val="22"/>
                <w:lang w:eastAsia="zh-CN"/>
              </w:rPr>
            </w:pPr>
            <w:del w:id="445" w:author="Jonathan Ling" w:date="2016-12-08T15:08:00Z">
              <w:r w:rsidDel="00137348">
                <w:rPr>
                  <w:rFonts w:ascii="Helvetica" w:hAnsi="Helvetica" w:cs="Helvetica"/>
                  <w:szCs w:val="22"/>
                  <w:lang w:eastAsia="zh-CN"/>
                </w:rPr>
                <w:delText>Hourly Aggregation Files di</w:delText>
              </w:r>
              <w:r w:rsidR="00C43781" w:rsidDel="00137348">
                <w:rPr>
                  <w:rFonts w:ascii="Helvetica" w:hAnsi="Helvetica" w:cs="Helvetica"/>
                  <w:szCs w:val="22"/>
                  <w:lang w:eastAsia="zh-CN"/>
                </w:rPr>
                <w:delText>rector</w:delText>
              </w:r>
              <w:r w:rsidDel="00137348">
                <w:rPr>
                  <w:rFonts w:ascii="Helvetica" w:hAnsi="Helvetica" w:cs="Helvetica"/>
                  <w:szCs w:val="22"/>
                  <w:lang w:eastAsia="zh-CN"/>
                </w:rPr>
                <w:delText>y</w:delText>
              </w:r>
              <w:r w:rsidR="00C43781" w:rsidDel="00137348">
                <w:rPr>
                  <w:rFonts w:ascii="Helvetica" w:hAnsi="Helvetica" w:cs="Helvetica"/>
                  <w:szCs w:val="22"/>
                  <w:lang w:eastAsia="zh-CN"/>
                </w:rPr>
                <w:delText>:</w:delText>
              </w:r>
            </w:del>
          </w:p>
          <w:p w:rsidR="00C43781" w:rsidDel="00137348" w:rsidRDefault="00C43781" w:rsidP="00C43781">
            <w:pPr>
              <w:pStyle w:val="BodyText"/>
              <w:ind w:left="0"/>
              <w:rPr>
                <w:del w:id="446" w:author="Jonathan Ling" w:date="2016-12-08T15:08:00Z"/>
                <w:rFonts w:ascii="Helvetica" w:hAnsi="Helvetica" w:cs="Helvetica"/>
                <w:szCs w:val="22"/>
                <w:lang w:eastAsia="zh-CN"/>
              </w:rPr>
            </w:pPr>
            <w:del w:id="447" w:author="Jonathan Ling" w:date="2016-12-08T15:08:00Z">
              <w:r w:rsidRPr="00C43781" w:rsidDel="00137348">
                <w:rPr>
                  <w:rFonts w:ascii="Helvetica" w:hAnsi="Helvetica" w:cs="Helvetica"/>
                  <w:szCs w:val="22"/>
                  <w:lang w:eastAsia="zh-CN"/>
                </w:rPr>
                <w:delText>/opt/ericsson/data/ensa/northbound/hourlyAggregation</w:delText>
              </w:r>
              <w:r w:rsidDel="00137348">
                <w:rPr>
                  <w:rFonts w:ascii="Helvetica" w:hAnsi="Helvetica" w:cs="Helvetica"/>
                  <w:szCs w:val="22"/>
                  <w:lang w:eastAsia="zh-CN"/>
                </w:rPr>
                <w:delText>/&lt;OSS_ID&gt;/</w:delText>
              </w:r>
            </w:del>
          </w:p>
          <w:p w:rsidR="00902BFC" w:rsidDel="00137348" w:rsidRDefault="00902BFC" w:rsidP="00C43781">
            <w:pPr>
              <w:pStyle w:val="BodyText"/>
              <w:ind w:left="0"/>
              <w:rPr>
                <w:del w:id="448" w:author="Jonathan Ling" w:date="2016-12-08T15:08:00Z"/>
                <w:rFonts w:ascii="Helvetica" w:hAnsi="Helvetica" w:cs="Helvetica"/>
                <w:szCs w:val="22"/>
                <w:lang w:eastAsia="zh-CN"/>
              </w:rPr>
            </w:pPr>
            <w:del w:id="449" w:author="Jonathan Ling" w:date="2016-12-08T15:08:00Z">
              <w:r w:rsidDel="00137348">
                <w:rPr>
                  <w:rFonts w:ascii="Helvetica" w:hAnsi="Helvetica" w:cs="Helvetica"/>
                  <w:szCs w:val="22"/>
                  <w:lang w:eastAsia="zh-CN"/>
                </w:rPr>
                <w:delText>Daily Aggregation File directory</w:delText>
              </w:r>
            </w:del>
          </w:p>
          <w:p w:rsidR="00902BFC" w:rsidRPr="00902BFC" w:rsidDel="00137348" w:rsidRDefault="00902BFC" w:rsidP="00902BFC">
            <w:pPr>
              <w:pStyle w:val="BodyText"/>
              <w:ind w:left="0"/>
              <w:rPr>
                <w:del w:id="450" w:author="Jonathan Ling" w:date="2016-12-08T15:08:00Z"/>
                <w:rFonts w:ascii="Helvetica" w:hAnsi="Helvetica" w:cs="Helvetica"/>
                <w:szCs w:val="22"/>
                <w:lang w:eastAsia="zh-CN"/>
              </w:rPr>
            </w:pPr>
            <w:del w:id="451" w:author="Jonathan Ling" w:date="2016-12-08T15:08:00Z">
              <w:r w:rsidRPr="00C43781" w:rsidDel="00137348">
                <w:rPr>
                  <w:rFonts w:ascii="Helvetica" w:hAnsi="Helvetica" w:cs="Helvetica"/>
                  <w:szCs w:val="22"/>
                  <w:lang w:eastAsia="zh-CN"/>
                </w:rPr>
                <w:delText>/opt/ericsson/data/ensa/northbound/</w:delText>
              </w:r>
              <w:r w:rsidDel="00137348">
                <w:rPr>
                  <w:rFonts w:ascii="Helvetica" w:hAnsi="Helvetica" w:cs="Helvetica"/>
                  <w:szCs w:val="22"/>
                  <w:lang w:eastAsia="zh-CN"/>
                </w:rPr>
                <w:delText>daily</w:delText>
              </w:r>
              <w:r w:rsidRPr="00C43781" w:rsidDel="00137348">
                <w:rPr>
                  <w:rFonts w:ascii="Helvetica" w:hAnsi="Helvetica" w:cs="Helvetica"/>
                  <w:szCs w:val="22"/>
                  <w:lang w:eastAsia="zh-CN"/>
                </w:rPr>
                <w:delText>Aggregation</w:delText>
              </w:r>
              <w:r w:rsidDel="00137348">
                <w:rPr>
                  <w:rFonts w:ascii="Helvetica" w:hAnsi="Helvetica" w:cs="Helvetica"/>
                  <w:szCs w:val="22"/>
                  <w:lang w:eastAsia="zh-CN"/>
                </w:rPr>
                <w:delText>/&lt;OSS_ID&gt;/</w:delText>
              </w:r>
            </w:del>
          </w:p>
          <w:p w:rsidR="00C43781" w:rsidRPr="00153D57" w:rsidDel="00137348" w:rsidRDefault="00153D57" w:rsidP="00902BFC">
            <w:pPr>
              <w:pStyle w:val="BodyText"/>
              <w:ind w:left="0"/>
              <w:rPr>
                <w:del w:id="452" w:author="Jonathan Ling" w:date="2016-12-08T15:08:00Z"/>
                <w:rFonts w:ascii="Helvetica" w:hAnsi="Helvetica" w:cs="Helvetica"/>
                <w:szCs w:val="22"/>
                <w:lang w:eastAsia="zh-CN"/>
              </w:rPr>
            </w:pPr>
            <w:del w:id="453" w:author="Jonathan Ling" w:date="2016-12-08T15:08:00Z">
              <w:r w:rsidDel="00137348">
                <w:rPr>
                  <w:rFonts w:ascii="Helvetica" w:hAnsi="Helvetica" w:cs="Helvetica"/>
                  <w:b/>
                  <w:szCs w:val="22"/>
                  <w:lang w:eastAsia="zh-CN"/>
                </w:rPr>
                <w:delText xml:space="preserve">OSS_ID: </w:delText>
              </w:r>
              <w:r w:rsidDel="00137348">
                <w:rPr>
                  <w:rFonts w:ascii="Helvetica" w:hAnsi="Helvetica" w:cs="Helvetica"/>
                  <w:szCs w:val="22"/>
                  <w:lang w:eastAsia="zh-CN"/>
                </w:rPr>
                <w:delText xml:space="preserve">specifies which OSS the aggregation file is for. This name </w:delText>
              </w:r>
              <w:r w:rsidR="00EA1D64" w:rsidDel="00137348">
                <w:rPr>
                  <w:rFonts w:ascii="Helvetica" w:hAnsi="Helvetica" w:cs="Helvetica"/>
                  <w:szCs w:val="22"/>
                  <w:lang w:eastAsia="zh-CN"/>
                </w:rPr>
                <w:delText xml:space="preserve">is </w:delText>
              </w:r>
              <w:r w:rsidDel="00137348">
                <w:rPr>
                  <w:rFonts w:ascii="Helvetica" w:hAnsi="Helvetica" w:cs="Helvetica"/>
                  <w:szCs w:val="22"/>
                  <w:lang w:eastAsia="zh-CN"/>
                </w:rPr>
                <w:delText>obtained from the southbound folder name configuration. It is also the same as the OSS_ID field recorded in the TSV file.</w:delText>
              </w:r>
            </w:del>
          </w:p>
        </w:tc>
      </w:tr>
      <w:tr w:rsidR="00153D57" w:rsidDel="00137348" w:rsidTr="00137348">
        <w:trPr>
          <w:del w:id="454" w:author="Jonathan Ling" w:date="2016-12-08T15:08:00Z"/>
        </w:trPr>
        <w:tc>
          <w:tcPr>
            <w:tcW w:w="2258" w:type="dxa"/>
            <w:tcPrChange w:id="455" w:author="Jonathan Ling" w:date="2016-12-08T15:08:00Z">
              <w:tcPr>
                <w:tcW w:w="2258" w:type="dxa"/>
              </w:tcPr>
            </w:tcPrChange>
          </w:tcPr>
          <w:p w:rsidR="00153D57" w:rsidDel="00137348" w:rsidRDefault="00153D57" w:rsidP="00C43781">
            <w:pPr>
              <w:pStyle w:val="BodyText"/>
              <w:ind w:left="0"/>
              <w:rPr>
                <w:del w:id="456" w:author="Jonathan Ling" w:date="2016-12-08T15:08:00Z"/>
                <w:lang w:eastAsia="zh-CN"/>
              </w:rPr>
            </w:pPr>
            <w:del w:id="457" w:author="Jonathan Ling" w:date="2016-12-08T15:08:00Z">
              <w:r w:rsidDel="00137348">
                <w:rPr>
                  <w:lang w:eastAsia="zh-CN"/>
                </w:rPr>
                <w:delText>File Ready Time For Collection</w:delText>
              </w:r>
            </w:del>
          </w:p>
        </w:tc>
        <w:tc>
          <w:tcPr>
            <w:tcW w:w="7881" w:type="dxa"/>
            <w:tcPrChange w:id="458" w:author="Jonathan Ling" w:date="2016-12-08T15:08:00Z">
              <w:tcPr>
                <w:tcW w:w="8056" w:type="dxa"/>
              </w:tcPr>
            </w:tcPrChange>
          </w:tcPr>
          <w:p w:rsidR="00153D57" w:rsidDel="00137348" w:rsidRDefault="00153D57" w:rsidP="00C43781">
            <w:pPr>
              <w:pStyle w:val="BodyText"/>
              <w:ind w:left="0"/>
              <w:rPr>
                <w:del w:id="459" w:author="Jonathan Ling" w:date="2016-12-08T15:08:00Z"/>
                <w:rFonts w:ascii="Helvetica" w:hAnsi="Helvetica" w:cs="Helvetica"/>
                <w:szCs w:val="22"/>
                <w:lang w:eastAsia="zh-CN"/>
              </w:rPr>
            </w:pPr>
            <w:del w:id="460" w:author="Jonathan Ling" w:date="2016-12-08T15:08:00Z">
              <w:r w:rsidDel="00137348">
                <w:rPr>
                  <w:rFonts w:ascii="Helvetica" w:hAnsi="Helvetica" w:cs="Helvetica"/>
                  <w:szCs w:val="22"/>
                  <w:lang w:eastAsia="zh-CN"/>
                </w:rPr>
                <w:delText>The file ready time for hourly and daily aggregation TSV files depends on 2 conditions.</w:delText>
              </w:r>
            </w:del>
          </w:p>
          <w:p w:rsidR="00153D57" w:rsidDel="00137348" w:rsidRDefault="00153D57" w:rsidP="00153D57">
            <w:pPr>
              <w:pStyle w:val="BodyText"/>
              <w:numPr>
                <w:ilvl w:val="0"/>
                <w:numId w:val="34"/>
              </w:numPr>
              <w:rPr>
                <w:del w:id="461" w:author="Jonathan Ling" w:date="2016-12-08T15:08:00Z"/>
                <w:rFonts w:ascii="Helvetica" w:hAnsi="Helvetica" w:cs="Helvetica"/>
                <w:szCs w:val="22"/>
                <w:lang w:eastAsia="zh-CN"/>
              </w:rPr>
            </w:pPr>
            <w:del w:id="462" w:author="Jonathan Ling" w:date="2016-12-08T15:08:00Z">
              <w:r w:rsidDel="00137348">
                <w:rPr>
                  <w:rFonts w:ascii="Helvetica" w:hAnsi="Helvetica" w:cs="Helvetica"/>
                  <w:szCs w:val="22"/>
                  <w:lang w:eastAsia="zh-CN"/>
                </w:rPr>
                <w:delText>The aggregation delay time setting in the configuration. The delay time can be set for hourly and daily aggregation respectively. The TSV files will only</w:delText>
              </w:r>
              <w:r w:rsidR="00EA1D64" w:rsidDel="00137348">
                <w:rPr>
                  <w:rFonts w:ascii="Helvetica" w:hAnsi="Helvetica" w:cs="Helvetica"/>
                  <w:szCs w:val="22"/>
                  <w:lang w:eastAsia="zh-CN"/>
                </w:rPr>
                <w:delText xml:space="preserve"> be to</w:delText>
              </w:r>
              <w:r w:rsidDel="00137348">
                <w:rPr>
                  <w:rFonts w:ascii="Helvetica" w:hAnsi="Helvetica" w:cs="Helvetica"/>
                  <w:szCs w:val="22"/>
                  <w:lang w:eastAsia="zh-CN"/>
                </w:rPr>
                <w:delText xml:space="preserve"> be generated after the delay time.</w:delText>
              </w:r>
            </w:del>
          </w:p>
          <w:p w:rsidR="00153D57" w:rsidRPr="00153D57" w:rsidDel="00137348" w:rsidRDefault="00153D57" w:rsidP="00153D57">
            <w:pPr>
              <w:pStyle w:val="BodyText"/>
              <w:numPr>
                <w:ilvl w:val="0"/>
                <w:numId w:val="34"/>
              </w:numPr>
              <w:rPr>
                <w:del w:id="463" w:author="Jonathan Ling" w:date="2016-12-08T15:08:00Z"/>
                <w:rFonts w:ascii="Helvetica" w:hAnsi="Helvetica" w:cs="Helvetica"/>
                <w:szCs w:val="22"/>
                <w:lang w:eastAsia="zh-CN"/>
              </w:rPr>
            </w:pPr>
            <w:del w:id="464" w:author="Jonathan Ling" w:date="2016-12-08T15:08:00Z">
              <w:r w:rsidDel="00137348">
                <w:rPr>
                  <w:rFonts w:ascii="Helvetica" w:hAnsi="Helvetica" w:cs="Helvetica"/>
                  <w:szCs w:val="22"/>
                  <w:lang w:eastAsia="zh-CN"/>
                </w:rPr>
                <w:delText>The amount of counters that needs to be processed. A larger amount of counters requires longer time to generate the aggregation files.</w:delText>
              </w:r>
            </w:del>
          </w:p>
        </w:tc>
      </w:tr>
      <w:tr w:rsidR="00153D57" w:rsidDel="00137348" w:rsidTr="00137348">
        <w:trPr>
          <w:cantSplit/>
          <w:del w:id="465" w:author="Jonathan Ling" w:date="2016-12-08T15:08:00Z"/>
          <w:trPrChange w:id="466" w:author="Jonathan Ling" w:date="2016-12-08T15:08:00Z">
            <w:trPr>
              <w:cantSplit/>
            </w:trPr>
          </w:trPrChange>
        </w:trPr>
        <w:tc>
          <w:tcPr>
            <w:tcW w:w="2258" w:type="dxa"/>
            <w:tcPrChange w:id="467" w:author="Jonathan Ling" w:date="2016-12-08T15:08:00Z">
              <w:tcPr>
                <w:tcW w:w="2258" w:type="dxa"/>
              </w:tcPr>
            </w:tcPrChange>
          </w:tcPr>
          <w:p w:rsidR="00153D57" w:rsidDel="00137348" w:rsidRDefault="00153D57" w:rsidP="00C43781">
            <w:pPr>
              <w:pStyle w:val="BodyText"/>
              <w:ind w:left="0"/>
              <w:rPr>
                <w:del w:id="468" w:author="Jonathan Ling" w:date="2016-12-08T15:08:00Z"/>
                <w:lang w:eastAsia="zh-CN"/>
              </w:rPr>
            </w:pPr>
            <w:del w:id="469" w:author="Jonathan Ling" w:date="2016-12-08T15:08:00Z">
              <w:r w:rsidDel="00137348">
                <w:rPr>
                  <w:lang w:eastAsia="zh-CN"/>
                </w:rPr>
                <w:delText>File Naming Rule</w:delText>
              </w:r>
            </w:del>
          </w:p>
        </w:tc>
        <w:tc>
          <w:tcPr>
            <w:tcW w:w="7881" w:type="dxa"/>
            <w:tcPrChange w:id="470" w:author="Jonathan Ling" w:date="2016-12-08T15:08:00Z">
              <w:tcPr>
                <w:tcW w:w="8056" w:type="dxa"/>
              </w:tcPr>
            </w:tcPrChange>
          </w:tcPr>
          <w:p w:rsidR="00153D57" w:rsidDel="00137348" w:rsidRDefault="00153D57" w:rsidP="00C43781">
            <w:pPr>
              <w:pStyle w:val="BodyText"/>
              <w:ind w:left="0"/>
              <w:rPr>
                <w:del w:id="471" w:author="Jonathan Ling" w:date="2016-12-08T15:08:00Z"/>
                <w:rFonts w:ascii="Helvetica" w:hAnsi="Helvetica" w:cs="Helvetica"/>
                <w:szCs w:val="22"/>
                <w:lang w:eastAsia="zh-CN"/>
              </w:rPr>
            </w:pPr>
            <w:del w:id="472" w:author="Jonathan Ling" w:date="2016-12-08T15:08:00Z">
              <w:r w:rsidDel="00137348">
                <w:rPr>
                  <w:rFonts w:ascii="Helvetica" w:hAnsi="Helvetica" w:cs="Helvetica"/>
                  <w:szCs w:val="22"/>
                  <w:lang w:eastAsia="zh-CN"/>
                </w:rPr>
                <w:delText>The file naming convention is as follow:</w:delText>
              </w:r>
            </w:del>
          </w:p>
          <w:p w:rsidR="00153D57" w:rsidDel="00137348" w:rsidRDefault="00153D57" w:rsidP="00153D57">
            <w:pPr>
              <w:pStyle w:val="BodyText"/>
              <w:ind w:left="0"/>
              <w:rPr>
                <w:del w:id="473" w:author="Jonathan Ling" w:date="2016-12-08T15:08:00Z"/>
                <w:rFonts w:ascii="Helvetica" w:hAnsi="Helvetica" w:cs="Helvetica"/>
                <w:szCs w:val="22"/>
                <w:lang w:eastAsia="zh-CN"/>
              </w:rPr>
            </w:pPr>
            <w:del w:id="474" w:author="Jonathan Ling" w:date="2016-12-08T15:08:00Z">
              <w:r w:rsidDel="00137348">
                <w:rPr>
                  <w:rFonts w:ascii="Helvetica" w:hAnsi="Helvetica" w:cs="Helvetica"/>
                  <w:szCs w:val="22"/>
                  <w:lang w:eastAsia="zh-CN"/>
                </w:rPr>
                <w:delText>&lt;OSS_ID&gt;_&lt;TYPE&gt;_&lt;PERIOD&gt;_&lt;YYYYMMDDhhmm&gt;</w:delText>
              </w:r>
              <w:r w:rsidR="00902BFC" w:rsidDel="00137348">
                <w:rPr>
                  <w:rFonts w:ascii="Helvetica" w:hAnsi="Helvetica" w:cs="Helvetica"/>
                  <w:szCs w:val="22"/>
                  <w:lang w:eastAsia="zh-CN"/>
                </w:rPr>
                <w:delText>.tsv.gz</w:delText>
              </w:r>
            </w:del>
          </w:p>
          <w:p w:rsidR="00902BFC" w:rsidDel="00137348" w:rsidRDefault="00902BFC" w:rsidP="00153D57">
            <w:pPr>
              <w:pStyle w:val="BodyText"/>
              <w:ind w:left="0"/>
              <w:rPr>
                <w:del w:id="475" w:author="Jonathan Ling" w:date="2016-12-08T15:08:00Z"/>
                <w:rFonts w:ascii="Helvetica" w:hAnsi="Helvetica" w:cs="Helvetica"/>
                <w:szCs w:val="22"/>
                <w:lang w:eastAsia="zh-CN"/>
              </w:rPr>
            </w:pPr>
            <w:del w:id="476" w:author="Jonathan Ling" w:date="2016-12-08T15:08:00Z">
              <w:r w:rsidDel="00137348">
                <w:rPr>
                  <w:rFonts w:ascii="Helvetica" w:hAnsi="Helvetica" w:cs="Helvetica"/>
                  <w:b/>
                  <w:szCs w:val="22"/>
                  <w:lang w:eastAsia="zh-CN"/>
                </w:rPr>
                <w:delText xml:space="preserve">OSS_ID: </w:delText>
              </w:r>
              <w:r w:rsidDel="00137348">
                <w:rPr>
                  <w:rFonts w:ascii="Helvetica" w:hAnsi="Helvetica" w:cs="Helvetica"/>
                  <w:szCs w:val="22"/>
                  <w:lang w:eastAsia="zh-CN"/>
                </w:rPr>
                <w:delText>specifies which OSS the aggregation file is for. This name obtained from the southbound folder name configuration. It is also the same as the OSS_ID field recorded in the TSV file.</w:delText>
              </w:r>
            </w:del>
          </w:p>
          <w:p w:rsidR="00902BFC" w:rsidDel="00137348" w:rsidRDefault="00902BFC" w:rsidP="00153D57">
            <w:pPr>
              <w:pStyle w:val="BodyText"/>
              <w:ind w:left="0"/>
              <w:rPr>
                <w:del w:id="477" w:author="Jonathan Ling" w:date="2016-12-08T15:08:00Z"/>
                <w:rFonts w:ascii="Helvetica" w:hAnsi="Helvetica" w:cs="Helvetica"/>
                <w:szCs w:val="22"/>
                <w:lang w:eastAsia="zh-CN"/>
              </w:rPr>
            </w:pPr>
            <w:del w:id="478" w:author="Jonathan Ling" w:date="2016-12-08T15:08:00Z">
              <w:r w:rsidDel="00137348">
                <w:rPr>
                  <w:rFonts w:ascii="Helvetica" w:hAnsi="Helvetica" w:cs="Helvetica"/>
                  <w:b/>
                  <w:szCs w:val="22"/>
                  <w:lang w:eastAsia="zh-CN"/>
                </w:rPr>
                <w:delText xml:space="preserve">TYPE: </w:delText>
              </w:r>
              <w:r w:rsidDel="00137348">
                <w:rPr>
                  <w:rFonts w:ascii="Helvetica" w:hAnsi="Helvetica" w:cs="Helvetica"/>
                  <w:b/>
                  <w:szCs w:val="22"/>
                  <w:lang w:eastAsia="zh-CN"/>
                </w:rPr>
                <w:br/>
              </w:r>
              <w:r w:rsidDel="00137348">
                <w:rPr>
                  <w:rFonts w:ascii="Helvetica" w:hAnsi="Helvetica" w:cs="Helvetica"/>
                  <w:szCs w:val="22"/>
                  <w:lang w:eastAsia="zh-CN"/>
                </w:rPr>
                <w:delText xml:space="preserve">“EUTRANCELLRELATION” </w:delText>
              </w:r>
              <w:r w:rsidDel="00137348">
                <w:rPr>
                  <w:rFonts w:ascii="Helvetica" w:hAnsi="Helvetica" w:cs="Helvetica"/>
                  <w:szCs w:val="22"/>
                  <w:lang w:eastAsia="zh-CN"/>
                </w:rPr>
                <w:br/>
                <w:delText xml:space="preserve">“UTRANCELLRELATION” </w:delText>
              </w:r>
              <w:r w:rsidDel="00137348">
                <w:rPr>
                  <w:rFonts w:ascii="Helvetica" w:hAnsi="Helvetica" w:cs="Helvetica"/>
                  <w:szCs w:val="22"/>
                  <w:lang w:eastAsia="zh-CN"/>
                </w:rPr>
                <w:br/>
                <w:delText>According to the type of counter aggregated in the TSV file.</w:delText>
              </w:r>
            </w:del>
          </w:p>
          <w:p w:rsidR="00902BFC" w:rsidDel="00137348" w:rsidRDefault="00902BFC" w:rsidP="00153D57">
            <w:pPr>
              <w:pStyle w:val="BodyText"/>
              <w:ind w:left="0"/>
              <w:rPr>
                <w:del w:id="479" w:author="Jonathan Ling" w:date="2016-12-08T15:08:00Z"/>
                <w:rFonts w:ascii="Helvetica" w:hAnsi="Helvetica" w:cs="Helvetica"/>
                <w:szCs w:val="22"/>
                <w:lang w:eastAsia="zh-CN"/>
              </w:rPr>
            </w:pPr>
            <w:del w:id="480" w:author="Jonathan Ling" w:date="2016-12-08T15:08:00Z">
              <w:r w:rsidDel="00137348">
                <w:rPr>
                  <w:rFonts w:ascii="Helvetica" w:hAnsi="Helvetica" w:cs="Helvetica"/>
                  <w:b/>
                  <w:szCs w:val="22"/>
                  <w:lang w:eastAsia="zh-CN"/>
                </w:rPr>
                <w:delText xml:space="preserve">PERIOD: </w:delText>
              </w:r>
              <w:r w:rsidDel="00137348">
                <w:rPr>
                  <w:rFonts w:ascii="Helvetica" w:hAnsi="Helvetica" w:cs="Helvetica"/>
                  <w:b/>
                  <w:szCs w:val="22"/>
                  <w:lang w:eastAsia="zh-CN"/>
                </w:rPr>
                <w:br/>
              </w:r>
              <w:r w:rsidDel="00137348">
                <w:rPr>
                  <w:rFonts w:ascii="Helvetica" w:hAnsi="Helvetica" w:cs="Helvetica"/>
                  <w:szCs w:val="22"/>
                  <w:lang w:eastAsia="zh-CN"/>
                </w:rPr>
                <w:delText>“HOUR” for hourly aggregation</w:delText>
              </w:r>
              <w:r w:rsidDel="00137348">
                <w:rPr>
                  <w:rFonts w:ascii="Helvetica" w:hAnsi="Helvetica" w:cs="Helvetica"/>
                  <w:szCs w:val="22"/>
                  <w:lang w:eastAsia="zh-CN"/>
                </w:rPr>
                <w:br/>
                <w:delText>“DAY” for daily aggregation</w:delText>
              </w:r>
            </w:del>
          </w:p>
          <w:p w:rsidR="00902BFC" w:rsidDel="00137348" w:rsidRDefault="00902BFC" w:rsidP="00153D57">
            <w:pPr>
              <w:pStyle w:val="BodyText"/>
              <w:ind w:left="0"/>
              <w:rPr>
                <w:del w:id="481" w:author="Jonathan Ling" w:date="2016-12-08T15:08:00Z"/>
                <w:rFonts w:ascii="Helvetica" w:hAnsi="Helvetica" w:cs="Helvetica"/>
                <w:szCs w:val="22"/>
                <w:lang w:eastAsia="zh-CN"/>
              </w:rPr>
            </w:pPr>
            <w:del w:id="482" w:author="Jonathan Ling" w:date="2016-12-08T15:08:00Z">
              <w:r w:rsidRPr="00902BFC" w:rsidDel="00137348">
                <w:rPr>
                  <w:rFonts w:ascii="Helvetica" w:hAnsi="Helvetica" w:cs="Helvetica"/>
                  <w:b/>
                  <w:szCs w:val="22"/>
                  <w:lang w:eastAsia="zh-CN"/>
                </w:rPr>
                <w:delText>YYYYMMDDhhmm</w:delText>
              </w:r>
              <w:r w:rsidDel="00137348">
                <w:rPr>
                  <w:rFonts w:ascii="Helvetica" w:hAnsi="Helvetica" w:cs="Helvetica"/>
                  <w:b/>
                  <w:szCs w:val="22"/>
                  <w:lang w:eastAsia="zh-CN"/>
                </w:rPr>
                <w:delText xml:space="preserve">: </w:delText>
              </w:r>
              <w:r w:rsidDel="00137348">
                <w:rPr>
                  <w:rFonts w:ascii="Helvetica" w:hAnsi="Helvetica" w:cs="Helvetica"/>
                  <w:szCs w:val="22"/>
                  <w:lang w:eastAsia="zh-CN"/>
                </w:rPr>
                <w:delText>The start time of the aggregation period.</w:delText>
              </w:r>
            </w:del>
          </w:p>
          <w:p w:rsidR="00902BFC" w:rsidDel="00137348" w:rsidRDefault="00902BFC" w:rsidP="00153D57">
            <w:pPr>
              <w:pStyle w:val="BodyText"/>
              <w:ind w:left="0"/>
              <w:rPr>
                <w:del w:id="483" w:author="Jonathan Ling" w:date="2016-12-08T15:08:00Z"/>
                <w:rFonts w:ascii="Helvetica" w:hAnsi="Helvetica" w:cs="Helvetica"/>
                <w:b/>
                <w:szCs w:val="22"/>
                <w:lang w:eastAsia="zh-CN"/>
              </w:rPr>
            </w:pPr>
            <w:del w:id="484" w:author="Jonathan Ling" w:date="2016-12-08T15:08:00Z">
              <w:r w:rsidDel="00137348">
                <w:rPr>
                  <w:rFonts w:ascii="Helvetica" w:hAnsi="Helvetica" w:cs="Helvetica"/>
                  <w:b/>
                  <w:szCs w:val="22"/>
                  <w:lang w:eastAsia="zh-CN"/>
                </w:rPr>
                <w:delText>Example:</w:delText>
              </w:r>
            </w:del>
          </w:p>
          <w:p w:rsidR="00902BFC" w:rsidRPr="00902BFC" w:rsidDel="00137348" w:rsidRDefault="00902BFC" w:rsidP="00902BFC">
            <w:pPr>
              <w:pStyle w:val="BodyText"/>
              <w:ind w:left="0"/>
              <w:rPr>
                <w:del w:id="485" w:author="Jonathan Ling" w:date="2016-12-08T15:08:00Z"/>
                <w:rFonts w:ascii="Helvetica" w:hAnsi="Helvetica" w:cs="Helvetica"/>
                <w:szCs w:val="22"/>
                <w:lang w:eastAsia="zh-CN"/>
              </w:rPr>
            </w:pPr>
            <w:del w:id="486" w:author="Jonathan Ling" w:date="2016-12-08T15:08:00Z">
              <w:r w:rsidDel="00137348">
                <w:rPr>
                  <w:rFonts w:ascii="Helvetica" w:hAnsi="Helvetica" w:cs="Helvetica"/>
                  <w:szCs w:val="22"/>
                  <w:lang w:eastAsia="zh-CN"/>
                </w:rPr>
                <w:delText>An hourly aggregation file for OSS:</w:delText>
              </w:r>
              <w:r w:rsidDel="00137348">
                <w:rPr>
                  <w:rFonts w:eastAsia="Times New Roman"/>
                  <w:color w:val="000000"/>
                </w:rPr>
                <w:delText xml:space="preserve"> ran06-ags for the period:</w:delText>
              </w:r>
              <w:r w:rsidDel="00137348">
                <w:delText xml:space="preserve"> </w:delText>
              </w:r>
              <w:r w:rsidRPr="00902BFC" w:rsidDel="00137348">
                <w:rPr>
                  <w:rFonts w:ascii="Helvetica" w:hAnsi="Helvetica" w:cs="Helvetica"/>
                  <w:szCs w:val="22"/>
                  <w:lang w:eastAsia="zh-CN"/>
                </w:rPr>
                <w:delText>Wed Mar  2 1</w:delText>
              </w:r>
              <w:r w:rsidDel="00137348">
                <w:rPr>
                  <w:rFonts w:ascii="Helvetica" w:hAnsi="Helvetica" w:cs="Helvetica"/>
                  <w:szCs w:val="22"/>
                  <w:lang w:eastAsia="zh-CN"/>
                </w:rPr>
                <w:delText>3</w:delText>
              </w:r>
              <w:r w:rsidRPr="00902BFC" w:rsidDel="00137348">
                <w:rPr>
                  <w:rFonts w:ascii="Helvetica" w:hAnsi="Helvetica" w:cs="Helvetica"/>
                  <w:szCs w:val="22"/>
                  <w:lang w:eastAsia="zh-CN"/>
                </w:rPr>
                <w:delText>:</w:delText>
              </w:r>
              <w:r w:rsidDel="00137348">
                <w:rPr>
                  <w:rFonts w:ascii="Helvetica" w:hAnsi="Helvetica" w:cs="Helvetica"/>
                  <w:szCs w:val="22"/>
                  <w:lang w:eastAsia="zh-CN"/>
                </w:rPr>
                <w:delText>00:00</w:delText>
              </w:r>
              <w:r w:rsidRPr="00902BFC" w:rsidDel="00137348">
                <w:rPr>
                  <w:rFonts w:ascii="Helvetica" w:hAnsi="Helvetica" w:cs="Helvetica"/>
                  <w:szCs w:val="22"/>
                  <w:lang w:eastAsia="zh-CN"/>
                </w:rPr>
                <w:delText xml:space="preserve"> JST 2016</w:delText>
              </w:r>
              <w:r w:rsidDel="00137348">
                <w:rPr>
                  <w:rFonts w:ascii="Helvetica" w:hAnsi="Helvetica" w:cs="Helvetica"/>
                  <w:szCs w:val="22"/>
                  <w:lang w:eastAsia="zh-CN"/>
                </w:rPr>
                <w:delText xml:space="preserve"> to </w:delText>
              </w:r>
              <w:r w:rsidRPr="00902BFC" w:rsidDel="00137348">
                <w:rPr>
                  <w:rFonts w:ascii="Helvetica" w:hAnsi="Helvetica" w:cs="Helvetica"/>
                  <w:szCs w:val="22"/>
                  <w:lang w:eastAsia="zh-CN"/>
                </w:rPr>
                <w:delText xml:space="preserve"> Wed Mar  2 1</w:delText>
              </w:r>
              <w:r w:rsidDel="00137348">
                <w:rPr>
                  <w:rFonts w:ascii="Helvetica" w:hAnsi="Helvetica" w:cs="Helvetica"/>
                  <w:szCs w:val="22"/>
                  <w:lang w:eastAsia="zh-CN"/>
                </w:rPr>
                <w:delText>4</w:delText>
              </w:r>
              <w:r w:rsidRPr="00902BFC" w:rsidDel="00137348">
                <w:rPr>
                  <w:rFonts w:ascii="Helvetica" w:hAnsi="Helvetica" w:cs="Helvetica"/>
                  <w:szCs w:val="22"/>
                  <w:lang w:eastAsia="zh-CN"/>
                </w:rPr>
                <w:delText>:</w:delText>
              </w:r>
              <w:r w:rsidDel="00137348">
                <w:rPr>
                  <w:rFonts w:ascii="Helvetica" w:hAnsi="Helvetica" w:cs="Helvetica"/>
                  <w:szCs w:val="22"/>
                  <w:lang w:eastAsia="zh-CN"/>
                </w:rPr>
                <w:delText>00:00</w:delText>
              </w:r>
              <w:r w:rsidRPr="00902BFC" w:rsidDel="00137348">
                <w:rPr>
                  <w:rFonts w:ascii="Helvetica" w:hAnsi="Helvetica" w:cs="Helvetica"/>
                  <w:szCs w:val="22"/>
                  <w:lang w:eastAsia="zh-CN"/>
                </w:rPr>
                <w:delText xml:space="preserve"> JST 2016</w:delText>
              </w:r>
              <w:r w:rsidDel="00137348">
                <w:rPr>
                  <w:rFonts w:ascii="Helvetica" w:hAnsi="Helvetica" w:cs="Helvetica"/>
                  <w:szCs w:val="22"/>
                  <w:lang w:eastAsia="zh-CN"/>
                </w:rPr>
                <w:delText xml:space="preserve"> containing the EUtranCellRelation counters is named to:</w:delText>
              </w:r>
              <w:r w:rsidDel="00137348">
                <w:rPr>
                  <w:rFonts w:ascii="Helvetica" w:hAnsi="Helvetica" w:cs="Helvetica"/>
                  <w:szCs w:val="22"/>
                  <w:lang w:eastAsia="zh-CN"/>
                </w:rPr>
                <w:br/>
              </w:r>
              <w:r w:rsidDel="00137348">
                <w:rPr>
                  <w:rFonts w:ascii="Helvetica" w:hAnsi="Helvetica" w:cs="Helvetica"/>
                  <w:b/>
                  <w:szCs w:val="22"/>
                  <w:lang w:eastAsia="zh-CN"/>
                </w:rPr>
                <w:delText>ran06-ags</w:delText>
              </w:r>
              <w:r w:rsidRPr="00902BFC" w:rsidDel="00137348">
                <w:rPr>
                  <w:rFonts w:ascii="Helvetica" w:hAnsi="Helvetica" w:cs="Helvetica"/>
                  <w:b/>
                  <w:szCs w:val="22"/>
                  <w:lang w:eastAsia="zh-CN"/>
                </w:rPr>
                <w:delText>_EUTRANCELLRELATION_HOUR_201603021300.tsv.gz</w:delText>
              </w:r>
            </w:del>
          </w:p>
        </w:tc>
      </w:tr>
    </w:tbl>
    <w:p w:rsidR="00C43781" w:rsidRDefault="00C43781" w:rsidP="00C43781">
      <w:pPr>
        <w:pStyle w:val="CaptionTable"/>
      </w:pPr>
      <w:del w:id="487" w:author="Jonathan Ling" w:date="2016-12-08T15:08:00Z">
        <w:r w:rsidDel="00137348">
          <w:delText xml:space="preserve">Table </w:delText>
        </w:r>
        <w:r w:rsidR="00241801" w:rsidDel="00137348">
          <w:fldChar w:fldCharType="begin"/>
        </w:r>
        <w:r w:rsidR="00241801" w:rsidDel="00137348">
          <w:delInstrText xml:space="preserve"> SEQ Table \* ARABIC </w:delInstrText>
        </w:r>
        <w:r w:rsidR="00241801" w:rsidDel="00137348">
          <w:fldChar w:fldCharType="separate"/>
        </w:r>
        <w:r w:rsidR="00410C39" w:rsidDel="00137348">
          <w:rPr>
            <w:noProof/>
          </w:rPr>
          <w:delText>1</w:delText>
        </w:r>
        <w:r w:rsidR="00241801" w:rsidDel="00137348">
          <w:rPr>
            <w:noProof/>
          </w:rPr>
          <w:fldChar w:fldCharType="end"/>
        </w:r>
        <w:r w:rsidDel="00137348">
          <w:tab/>
        </w:r>
        <w:r w:rsidR="00153D57" w:rsidDel="00137348">
          <w:delText>FTP and File Interface Description</w:delText>
        </w:r>
      </w:del>
    </w:p>
    <w:p w:rsidR="00616B4C" w:rsidRDefault="00616B4C" w:rsidP="00616B4C">
      <w:pPr>
        <w:pStyle w:val="Heading1"/>
      </w:pPr>
      <w:bookmarkStart w:id="488" w:name="tnote1-1"/>
      <w:bookmarkEnd w:id="488"/>
      <w:del w:id="489" w:author="Jonathan Ling" w:date="2016-12-09T13:58:00Z">
        <w:r w:rsidDel="000A39FC">
          <w:delText>Function Description</w:delText>
        </w:r>
      </w:del>
      <w:ins w:id="490" w:author="Jonathan Ling" w:date="2016-12-09T13:58:00Z">
        <w:r w:rsidR="000A39FC">
          <w:t xml:space="preserve">Route </w:t>
        </w:r>
      </w:ins>
      <w:ins w:id="491" w:author="Jonathan Ling" w:date="2016-12-09T14:34:00Z">
        <w:r w:rsidR="00781974">
          <w:t>customization</w:t>
        </w:r>
      </w:ins>
    </w:p>
    <w:p w:rsidR="00616B4C" w:rsidRDefault="00616B4C" w:rsidP="00616B4C">
      <w:pPr>
        <w:pStyle w:val="BodyText"/>
        <w:rPr>
          <w:ins w:id="492" w:author="Jonathan Ling" w:date="2016-12-09T14:43:00Z"/>
        </w:rPr>
      </w:pPr>
      <w:del w:id="493" w:author="Jonathan Ling" w:date="2016-12-09T14:34:00Z">
        <w:r w:rsidDel="00781974">
          <w:delText xml:space="preserve"> </w:delText>
        </w:r>
        <w:r w:rsidDel="00781974">
          <w:fldChar w:fldCharType="begin"/>
        </w:r>
        <w:r w:rsidDel="00781974">
          <w:delInstrText xml:space="preserve"> REF _Ref444700460 \h </w:delInstrText>
        </w:r>
        <w:r w:rsidDel="00781974">
          <w:fldChar w:fldCharType="separate"/>
        </w:r>
        <w:r w:rsidDel="00781974">
          <w:delText xml:space="preserve">Figure </w:delText>
        </w:r>
        <w:r w:rsidDel="00781974">
          <w:rPr>
            <w:noProof/>
          </w:rPr>
          <w:delText>3</w:delText>
        </w:r>
        <w:r w:rsidDel="00781974">
          <w:fldChar w:fldCharType="end"/>
        </w:r>
        <w:r w:rsidDel="00781974">
          <w:delText xml:space="preserve"> shows the software architecture of ENSA. ENSA is a single JAVA process with multiple modules working together to complete 2 main tasks: XML splitting and TSV aggregation file generation.</w:delText>
        </w:r>
      </w:del>
      <w:ins w:id="494" w:author="Jonathan Ling" w:date="2016-12-09T14:34:00Z">
        <w:r w:rsidR="00781974">
          <w:t xml:space="preserve">Figure two below shows the default route separated into parts which are sequentially numbered and </w:t>
        </w:r>
      </w:ins>
      <w:ins w:id="495" w:author="Jonathan Ling" w:date="2016-12-09T14:43:00Z">
        <w:r w:rsidR="00781974">
          <w:t>is the default A to B route.</w:t>
        </w:r>
      </w:ins>
    </w:p>
    <w:p w:rsidR="00781974" w:rsidDel="00781974" w:rsidRDefault="00781974">
      <w:pPr>
        <w:pStyle w:val="BodyText"/>
        <w:ind w:left="0"/>
        <w:jc w:val="center"/>
        <w:rPr>
          <w:del w:id="496" w:author="Jonathan Ling" w:date="2016-12-09T14:43:00Z"/>
        </w:rPr>
        <w:pPrChange w:id="497" w:author="Jonathan Ling" w:date="2016-12-09T14:44:00Z">
          <w:pPr>
            <w:pStyle w:val="BodyText"/>
          </w:pPr>
        </w:pPrChange>
      </w:pPr>
      <w:ins w:id="498" w:author="Jonathan Ling" w:date="2016-12-09T14:43:00Z">
        <w:r>
          <w:rPr>
            <w:noProof/>
            <w:lang w:eastAsia="zh-CN"/>
          </w:rPr>
          <w:drawing>
            <wp:inline distT="0" distB="0" distL="0" distR="0" wp14:anchorId="44E602DD" wp14:editId="445BE89B">
              <wp:extent cx="4374489" cy="26765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30" t="17162" r="25965" b="8939"/>
                      <a:stretch/>
                    </pic:blipFill>
                    <pic:spPr bwMode="auto">
                      <a:xfrm>
                        <a:off x="0" y="0"/>
                        <a:ext cx="4376248" cy="2677601"/>
                      </a:xfrm>
                      <a:prstGeom prst="rect">
                        <a:avLst/>
                      </a:prstGeom>
                      <a:ln>
                        <a:noFill/>
                      </a:ln>
                      <a:extLst>
                        <a:ext uri="{53640926-AAD7-44D8-BBD7-CCE9431645EC}">
                          <a14:shadowObscured xmlns:a14="http://schemas.microsoft.com/office/drawing/2010/main"/>
                        </a:ext>
                      </a:extLst>
                    </pic:spPr>
                  </pic:pic>
                </a:graphicData>
              </a:graphic>
            </wp:inline>
          </w:drawing>
        </w:r>
      </w:ins>
    </w:p>
    <w:p w:rsidR="00616B4C" w:rsidRPr="00616B4C" w:rsidRDefault="00616B4C">
      <w:pPr>
        <w:pStyle w:val="BodyText"/>
        <w:ind w:left="0"/>
        <w:jc w:val="center"/>
        <w:pPrChange w:id="499" w:author="Jonathan Ling" w:date="2016-12-09T14:44:00Z">
          <w:pPr>
            <w:pStyle w:val="BodyText"/>
          </w:pPr>
        </w:pPrChange>
      </w:pPr>
    </w:p>
    <w:p w:rsidR="00DF6F4B" w:rsidRPr="00153D57" w:rsidRDefault="003A56FD" w:rsidP="003A56FD">
      <w:pPr>
        <w:pStyle w:val="BodyText"/>
        <w:ind w:leftChars="-3" w:left="-7" w:firstLineChars="2" w:firstLine="4"/>
      </w:pPr>
      <w:del w:id="500" w:author="Jonathan Ling" w:date="2016-12-09T13:58:00Z">
        <w:r w:rsidDel="000A39FC">
          <w:rPr>
            <w:noProof/>
            <w:lang w:eastAsia="zh-CN"/>
          </w:rPr>
          <w:drawing>
            <wp:inline distT="0" distB="0" distL="0" distR="0" wp14:anchorId="7931EB79" wp14:editId="0B238522">
              <wp:extent cx="6438900" cy="478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4781550"/>
                      </a:xfrm>
                      <a:prstGeom prst="rect">
                        <a:avLst/>
                      </a:prstGeom>
                      <a:noFill/>
                      <a:ln>
                        <a:noFill/>
                      </a:ln>
                    </pic:spPr>
                  </pic:pic>
                </a:graphicData>
              </a:graphic>
            </wp:inline>
          </w:drawing>
        </w:r>
      </w:del>
    </w:p>
    <w:p w:rsidR="00C43781" w:rsidRDefault="00E0026D" w:rsidP="00E0026D">
      <w:pPr>
        <w:pStyle w:val="CaptionFigure"/>
      </w:pPr>
      <w:bookmarkStart w:id="501" w:name="_Ref444700460"/>
      <w:r>
        <w:t xml:space="preserve">Figure </w:t>
      </w:r>
      <w:del w:id="502" w:author="Jonathan Ling" w:date="2016-12-09T14:44:00Z">
        <w:r w:rsidR="00CE45A7" w:rsidDel="0074543D">
          <w:fldChar w:fldCharType="begin"/>
        </w:r>
        <w:r w:rsidR="00CE45A7" w:rsidDel="0074543D">
          <w:delInstrText xml:space="preserve"> SEQ Figure \* ARABIC </w:delInstrText>
        </w:r>
        <w:r w:rsidR="00CE45A7" w:rsidDel="0074543D">
          <w:fldChar w:fldCharType="separate"/>
        </w:r>
        <w:r w:rsidR="00497D4B" w:rsidDel="0074543D">
          <w:rPr>
            <w:noProof/>
          </w:rPr>
          <w:delText>3</w:delText>
        </w:r>
        <w:r w:rsidR="00CE45A7" w:rsidDel="0074543D">
          <w:rPr>
            <w:noProof/>
          </w:rPr>
          <w:fldChar w:fldCharType="end"/>
        </w:r>
      </w:del>
      <w:bookmarkEnd w:id="501"/>
      <w:ins w:id="503" w:author="Jonathan Ling" w:date="2016-12-09T14:44:00Z">
        <w:r w:rsidR="0074543D">
          <w:t>2</w:t>
        </w:r>
      </w:ins>
      <w:r>
        <w:tab/>
      </w:r>
      <w:del w:id="504" w:author="Jonathan Ling" w:date="2016-12-09T14:44:00Z">
        <w:r w:rsidDel="0074543D">
          <w:delText>Software Architecture of ENSA</w:delText>
        </w:r>
      </w:del>
      <w:ins w:id="505" w:author="Jonathan Ling" w:date="2016-12-09T14:44:00Z">
        <w:r w:rsidR="0074543D">
          <w:t>Map of the ET2 B2 carpark</w:t>
        </w:r>
      </w:ins>
    </w:p>
    <w:p w:rsidR="00E0026D" w:rsidRDefault="00616B4C" w:rsidP="00616B4C">
      <w:pPr>
        <w:pStyle w:val="Heading2"/>
      </w:pPr>
      <w:del w:id="506" w:author="Jonathan Ling" w:date="2016-12-09T14:47:00Z">
        <w:r w:rsidDel="00A446B8">
          <w:delText>Modules</w:delText>
        </w:r>
      </w:del>
      <w:ins w:id="507" w:author="Jonathan Ling" w:date="2016-12-09T14:47:00Z">
        <w:r w:rsidR="00A446B8">
          <w:t>Ro</w:t>
        </w:r>
      </w:ins>
      <w:ins w:id="508" w:author="Jonathan Ling" w:date="2016-12-09T14:48:00Z">
        <w:r w:rsidR="00A446B8">
          <w:t xml:space="preserve">ute </w:t>
        </w:r>
      </w:ins>
      <w:ins w:id="509" w:author="Jonathan Ling" w:date="2016-12-09T14:51:00Z">
        <w:r w:rsidR="00A446B8">
          <w:t>Explanations</w:t>
        </w:r>
      </w:ins>
    </w:p>
    <w:tbl>
      <w:tblPr>
        <w:tblStyle w:val="TableGrid"/>
        <w:tblW w:w="0" w:type="auto"/>
        <w:tblInd w:w="2552" w:type="dxa"/>
        <w:tblLook w:val="04A0" w:firstRow="1" w:lastRow="0" w:firstColumn="1" w:lastColumn="0" w:noHBand="0" w:noVBand="1"/>
        <w:tblPrChange w:id="510" w:author="Jonathan Ling" w:date="2016-12-09T14:48:00Z">
          <w:tblPr>
            <w:tblStyle w:val="TableGrid"/>
            <w:tblW w:w="0" w:type="auto"/>
            <w:tblInd w:w="2552" w:type="dxa"/>
            <w:tblLook w:val="04A0" w:firstRow="1" w:lastRow="0" w:firstColumn="1" w:lastColumn="0" w:noHBand="0" w:noVBand="1"/>
          </w:tblPr>
        </w:tblPrChange>
      </w:tblPr>
      <w:tblGrid>
        <w:gridCol w:w="2653"/>
        <w:gridCol w:w="2792"/>
        <w:gridCol w:w="2142"/>
        <w:tblGridChange w:id="511">
          <w:tblGrid>
            <w:gridCol w:w="3754"/>
            <w:gridCol w:w="3833"/>
            <w:gridCol w:w="3833"/>
          </w:tblGrid>
        </w:tblGridChange>
      </w:tblGrid>
      <w:tr w:rsidR="00A446B8" w:rsidTr="00A446B8">
        <w:trPr>
          <w:cantSplit/>
          <w:trPrChange w:id="512" w:author="Jonathan Ling" w:date="2016-12-09T14:48:00Z">
            <w:trPr>
              <w:cantSplit/>
            </w:trPr>
          </w:trPrChange>
        </w:trPr>
        <w:tc>
          <w:tcPr>
            <w:tcW w:w="2653" w:type="dxa"/>
            <w:tcPrChange w:id="513" w:author="Jonathan Ling" w:date="2016-12-09T14:48:00Z">
              <w:tcPr>
                <w:tcW w:w="3870" w:type="dxa"/>
              </w:tcPr>
            </w:tcPrChange>
          </w:tcPr>
          <w:p w:rsidR="00A446B8" w:rsidRDefault="00A446B8" w:rsidP="00616B4C">
            <w:pPr>
              <w:pStyle w:val="BodyText"/>
              <w:ind w:left="0"/>
            </w:pPr>
            <w:del w:id="514" w:author="Jonathan Ling" w:date="2016-12-09T14:48:00Z">
              <w:r w:rsidDel="00A446B8">
                <w:delText xml:space="preserve">Module </w:delText>
              </w:r>
            </w:del>
            <w:ins w:id="515" w:author="Jonathan Ling" w:date="2016-12-09T14:48:00Z">
              <w:r>
                <w:t xml:space="preserve">Route </w:t>
              </w:r>
            </w:ins>
            <w:del w:id="516" w:author="Jonathan Ling" w:date="2016-12-09T14:48:00Z">
              <w:r w:rsidDel="00A446B8">
                <w:delText>Name</w:delText>
              </w:r>
            </w:del>
          </w:p>
        </w:tc>
        <w:tc>
          <w:tcPr>
            <w:tcW w:w="2792" w:type="dxa"/>
            <w:tcPrChange w:id="517" w:author="Jonathan Ling" w:date="2016-12-09T14:48:00Z">
              <w:tcPr>
                <w:tcW w:w="3943" w:type="dxa"/>
              </w:tcPr>
            </w:tcPrChange>
          </w:tcPr>
          <w:p w:rsidR="00A446B8" w:rsidRDefault="00A446B8" w:rsidP="00616B4C">
            <w:pPr>
              <w:pStyle w:val="BodyText"/>
              <w:ind w:left="0"/>
            </w:pPr>
            <w:r>
              <w:t>Function Description</w:t>
            </w:r>
          </w:p>
        </w:tc>
        <w:tc>
          <w:tcPr>
            <w:tcW w:w="2142" w:type="dxa"/>
            <w:tcPrChange w:id="518" w:author="Jonathan Ling" w:date="2016-12-09T14:48:00Z">
              <w:tcPr>
                <w:tcW w:w="3833" w:type="dxa"/>
              </w:tcPr>
            </w:tcPrChange>
          </w:tcPr>
          <w:p w:rsidR="00A446B8" w:rsidRDefault="00A446B8" w:rsidP="00616B4C">
            <w:pPr>
              <w:pStyle w:val="BodyText"/>
              <w:ind w:left="0"/>
              <w:rPr>
                <w:ins w:id="519" w:author="Jonathan Ling" w:date="2016-12-09T14:48:00Z"/>
              </w:rPr>
            </w:pPr>
            <w:ins w:id="520" w:author="Jonathan Ling" w:date="2016-12-09T14:48:00Z">
              <w:r>
                <w:t>Route parking</w:t>
              </w:r>
            </w:ins>
          </w:p>
        </w:tc>
      </w:tr>
      <w:tr w:rsidR="00A446B8" w:rsidTr="00A446B8">
        <w:trPr>
          <w:cantSplit/>
          <w:trPrChange w:id="521" w:author="Jonathan Ling" w:date="2016-12-09T14:48:00Z">
            <w:trPr>
              <w:cantSplit/>
            </w:trPr>
          </w:trPrChange>
        </w:trPr>
        <w:tc>
          <w:tcPr>
            <w:tcW w:w="2653" w:type="dxa"/>
            <w:tcPrChange w:id="522" w:author="Jonathan Ling" w:date="2016-12-09T14:48:00Z">
              <w:tcPr>
                <w:tcW w:w="3870" w:type="dxa"/>
              </w:tcPr>
            </w:tcPrChange>
          </w:tcPr>
          <w:p w:rsidR="00A446B8" w:rsidRDefault="00A446B8" w:rsidP="00616B4C">
            <w:pPr>
              <w:pStyle w:val="BodyText"/>
              <w:ind w:left="0"/>
            </w:pPr>
            <w:del w:id="523" w:author="Jonathan Ling" w:date="2016-12-09T14:49:00Z">
              <w:r w:rsidDel="00A446B8">
                <w:delText>File Collector</w:delText>
              </w:r>
            </w:del>
            <w:ins w:id="524" w:author="Jonathan Ling" w:date="2016-12-09T14:49:00Z">
              <w:r>
                <w:t>1</w:t>
              </w:r>
            </w:ins>
          </w:p>
        </w:tc>
        <w:tc>
          <w:tcPr>
            <w:tcW w:w="2792" w:type="dxa"/>
            <w:tcPrChange w:id="525" w:author="Jonathan Ling" w:date="2016-12-09T14:48:00Z">
              <w:tcPr>
                <w:tcW w:w="3943" w:type="dxa"/>
              </w:tcPr>
            </w:tcPrChange>
          </w:tcPr>
          <w:p w:rsidR="00A446B8" w:rsidRDefault="00A446B8" w:rsidP="00616B4C">
            <w:pPr>
              <w:pStyle w:val="BodyText"/>
              <w:ind w:left="0"/>
            </w:pPr>
            <w:del w:id="526" w:author="Jonathan Ling" w:date="2016-12-09T14:50:00Z">
              <w:r w:rsidDel="00A446B8">
                <w:delText xml:space="preserve">This module periodically scans for the southbound folders for available XML files. For each XML file scanned, a split task will be submitted </w:delText>
              </w:r>
            </w:del>
            <w:ins w:id="527" w:author="Jonathan Ling" w:date="2016-12-09T14:50:00Z">
              <w:r>
                <w:t>This route starts from elevator A.</w:t>
              </w:r>
            </w:ins>
          </w:p>
        </w:tc>
        <w:tc>
          <w:tcPr>
            <w:tcW w:w="2142" w:type="dxa"/>
            <w:tcPrChange w:id="528" w:author="Jonathan Ling" w:date="2016-12-09T14:48:00Z">
              <w:tcPr>
                <w:tcW w:w="3833" w:type="dxa"/>
              </w:tcPr>
            </w:tcPrChange>
          </w:tcPr>
          <w:p w:rsidR="00A446B8" w:rsidRDefault="00A446B8" w:rsidP="00616B4C">
            <w:pPr>
              <w:pStyle w:val="BodyText"/>
              <w:ind w:left="0"/>
              <w:rPr>
                <w:ins w:id="529" w:author="Jonathan Ling" w:date="2016-12-09T14:48:00Z"/>
              </w:rPr>
            </w:pPr>
            <w:ins w:id="530" w:author="Jonathan Ling" w:date="2016-12-09T14:50:00Z">
              <w:r>
                <w:t>147-153 + 221-224</w:t>
              </w:r>
            </w:ins>
          </w:p>
        </w:tc>
      </w:tr>
      <w:tr w:rsidR="00A446B8" w:rsidTr="00A446B8">
        <w:trPr>
          <w:cantSplit/>
          <w:trPrChange w:id="531" w:author="Jonathan Ling" w:date="2016-12-09T14:48:00Z">
            <w:trPr>
              <w:cantSplit/>
            </w:trPr>
          </w:trPrChange>
        </w:trPr>
        <w:tc>
          <w:tcPr>
            <w:tcW w:w="2653" w:type="dxa"/>
            <w:tcPrChange w:id="532" w:author="Jonathan Ling" w:date="2016-12-09T14:48:00Z">
              <w:tcPr>
                <w:tcW w:w="3870" w:type="dxa"/>
              </w:tcPr>
            </w:tcPrChange>
          </w:tcPr>
          <w:p w:rsidR="00A446B8" w:rsidRPr="00AC2DD1" w:rsidRDefault="00A446B8" w:rsidP="00616B4C">
            <w:pPr>
              <w:pStyle w:val="BodyText"/>
              <w:ind w:left="0"/>
              <w:rPr>
                <w:lang w:val="en-GB"/>
              </w:rPr>
            </w:pPr>
            <w:del w:id="533" w:author="Jonathan Ling" w:date="2016-12-09T14:49:00Z">
              <w:r w:rsidDel="00A446B8">
                <w:rPr>
                  <w:lang w:val="en-GB"/>
                </w:rPr>
                <w:delText>Timed Hourly Aggregation Trigger</w:delText>
              </w:r>
            </w:del>
            <w:ins w:id="534" w:author="Jonathan Ling" w:date="2016-12-09T14:49:00Z">
              <w:r>
                <w:rPr>
                  <w:lang w:val="en-GB"/>
                </w:rPr>
                <w:t>2</w:t>
              </w:r>
            </w:ins>
          </w:p>
        </w:tc>
        <w:tc>
          <w:tcPr>
            <w:tcW w:w="2792" w:type="dxa"/>
            <w:tcPrChange w:id="535" w:author="Jonathan Ling" w:date="2016-12-09T14:48:00Z">
              <w:tcPr>
                <w:tcW w:w="3943" w:type="dxa"/>
              </w:tcPr>
            </w:tcPrChange>
          </w:tcPr>
          <w:p w:rsidR="00A446B8" w:rsidRDefault="00A446B8" w:rsidP="00616B4C">
            <w:pPr>
              <w:pStyle w:val="BodyText"/>
              <w:ind w:left="0"/>
            </w:pPr>
            <w:del w:id="536" w:author="Jonathan Ling" w:date="2016-12-09T14:51:00Z">
              <w:r w:rsidDel="00A446B8">
                <w:delText>This module triggers the generation of hourly aggregation TSV file of a specific hour after predefined delay minutes.</w:delText>
              </w:r>
            </w:del>
            <w:ins w:id="537" w:author="Jonathan Ling" w:date="2016-12-09T14:51:00Z">
              <w:r>
                <w:t xml:space="preserve">This route is </w:t>
              </w:r>
            </w:ins>
            <w:ins w:id="538" w:author="Jonathan Ling" w:date="2016-12-09T14:54:00Z">
              <w:r>
                <w:t>unchanged from the previous route planning</w:t>
              </w:r>
            </w:ins>
          </w:p>
        </w:tc>
        <w:tc>
          <w:tcPr>
            <w:tcW w:w="2142" w:type="dxa"/>
            <w:tcPrChange w:id="539" w:author="Jonathan Ling" w:date="2016-12-09T14:48:00Z">
              <w:tcPr>
                <w:tcW w:w="3833" w:type="dxa"/>
              </w:tcPr>
            </w:tcPrChange>
          </w:tcPr>
          <w:p w:rsidR="00A446B8" w:rsidRDefault="00A446B8" w:rsidP="00616B4C">
            <w:pPr>
              <w:pStyle w:val="BodyText"/>
              <w:ind w:left="0"/>
              <w:rPr>
                <w:ins w:id="540" w:author="Jonathan Ling" w:date="2016-12-09T14:48:00Z"/>
              </w:rPr>
            </w:pPr>
            <w:ins w:id="541" w:author="Jonathan Ling" w:date="2016-12-09T14:54:00Z">
              <w:r>
                <w:t>225-261</w:t>
              </w:r>
            </w:ins>
          </w:p>
        </w:tc>
      </w:tr>
      <w:tr w:rsidR="00A446B8" w:rsidTr="00A446B8">
        <w:trPr>
          <w:cantSplit/>
          <w:trPrChange w:id="542" w:author="Jonathan Ling" w:date="2016-12-09T14:48:00Z">
            <w:trPr>
              <w:cantSplit/>
            </w:trPr>
          </w:trPrChange>
        </w:trPr>
        <w:tc>
          <w:tcPr>
            <w:tcW w:w="2653" w:type="dxa"/>
            <w:tcPrChange w:id="543" w:author="Jonathan Ling" w:date="2016-12-09T14:48:00Z">
              <w:tcPr>
                <w:tcW w:w="3870" w:type="dxa"/>
              </w:tcPr>
            </w:tcPrChange>
          </w:tcPr>
          <w:p w:rsidR="00A446B8" w:rsidRDefault="00A446B8" w:rsidP="00616B4C">
            <w:pPr>
              <w:pStyle w:val="BodyText"/>
              <w:ind w:left="0"/>
              <w:rPr>
                <w:lang w:val="en-GB"/>
              </w:rPr>
            </w:pPr>
            <w:del w:id="544" w:author="Jonathan Ling" w:date="2016-12-09T14:49:00Z">
              <w:r w:rsidDel="00A446B8">
                <w:rPr>
                  <w:lang w:val="en-GB"/>
                </w:rPr>
                <w:delText>Timed Daily Aggregation Trigger</w:delText>
              </w:r>
            </w:del>
            <w:ins w:id="545" w:author="Jonathan Ling" w:date="2016-12-09T14:49:00Z">
              <w:r>
                <w:rPr>
                  <w:lang w:val="en-GB"/>
                </w:rPr>
                <w:t>3</w:t>
              </w:r>
            </w:ins>
          </w:p>
        </w:tc>
        <w:tc>
          <w:tcPr>
            <w:tcW w:w="2792" w:type="dxa"/>
            <w:tcPrChange w:id="546" w:author="Jonathan Ling" w:date="2016-12-09T14:48:00Z">
              <w:tcPr>
                <w:tcW w:w="3943" w:type="dxa"/>
              </w:tcPr>
            </w:tcPrChange>
          </w:tcPr>
          <w:p w:rsidR="00A446B8" w:rsidRDefault="00A446B8" w:rsidP="00616B4C">
            <w:pPr>
              <w:pStyle w:val="BodyText"/>
              <w:ind w:left="0"/>
            </w:pPr>
            <w:del w:id="547" w:author="Jonathan Ling" w:date="2016-12-09T14:54:00Z">
              <w:r w:rsidDel="00A446B8">
                <w:delText>This module triggers the generation of daily aggregation TSV file of a specific day after predefined delay minutes.</w:delText>
              </w:r>
            </w:del>
            <w:ins w:id="548" w:author="Jonathan Ling" w:date="2016-12-09T14:54:00Z">
              <w:r>
                <w:t>Short, straight and unchanged from previous planning</w:t>
              </w:r>
            </w:ins>
          </w:p>
        </w:tc>
        <w:tc>
          <w:tcPr>
            <w:tcW w:w="2142" w:type="dxa"/>
            <w:tcPrChange w:id="549" w:author="Jonathan Ling" w:date="2016-12-09T14:48:00Z">
              <w:tcPr>
                <w:tcW w:w="3833" w:type="dxa"/>
              </w:tcPr>
            </w:tcPrChange>
          </w:tcPr>
          <w:p w:rsidR="00A446B8" w:rsidRDefault="00A446B8" w:rsidP="00616B4C">
            <w:pPr>
              <w:pStyle w:val="BodyText"/>
              <w:ind w:left="0"/>
              <w:rPr>
                <w:ins w:id="550" w:author="Jonathan Ling" w:date="2016-12-09T14:48:00Z"/>
              </w:rPr>
            </w:pPr>
            <w:ins w:id="551" w:author="Jonathan Ling" w:date="2016-12-09T14:55:00Z">
              <w:r>
                <w:t>131-146</w:t>
              </w:r>
            </w:ins>
          </w:p>
        </w:tc>
      </w:tr>
      <w:tr w:rsidR="00A446B8" w:rsidTr="00A446B8">
        <w:trPr>
          <w:cantSplit/>
          <w:trPrChange w:id="552" w:author="Jonathan Ling" w:date="2016-12-09T14:48:00Z">
            <w:trPr>
              <w:cantSplit/>
            </w:trPr>
          </w:trPrChange>
        </w:trPr>
        <w:tc>
          <w:tcPr>
            <w:tcW w:w="2653" w:type="dxa"/>
            <w:tcPrChange w:id="553" w:author="Jonathan Ling" w:date="2016-12-09T14:48:00Z">
              <w:tcPr>
                <w:tcW w:w="3870" w:type="dxa"/>
              </w:tcPr>
            </w:tcPrChange>
          </w:tcPr>
          <w:p w:rsidR="00A446B8" w:rsidRDefault="00A446B8" w:rsidP="00F8601D">
            <w:pPr>
              <w:pStyle w:val="BodyText"/>
              <w:ind w:left="0"/>
            </w:pPr>
            <w:del w:id="554" w:author="Jonathan Ling" w:date="2016-12-09T14:49:00Z">
              <w:r w:rsidDel="00A446B8">
                <w:delText>Split Task</w:delText>
              </w:r>
            </w:del>
            <w:ins w:id="555" w:author="Jonathan Ling" w:date="2016-12-09T14:49:00Z">
              <w:r>
                <w:t>4</w:t>
              </w:r>
            </w:ins>
          </w:p>
        </w:tc>
        <w:tc>
          <w:tcPr>
            <w:tcW w:w="2792" w:type="dxa"/>
            <w:tcPrChange w:id="556" w:author="Jonathan Ling" w:date="2016-12-09T14:48:00Z">
              <w:tcPr>
                <w:tcW w:w="3943" w:type="dxa"/>
              </w:tcPr>
            </w:tcPrChange>
          </w:tcPr>
          <w:p w:rsidR="00A446B8" w:rsidRDefault="00A446B8" w:rsidP="00783879">
            <w:pPr>
              <w:pStyle w:val="BodyText"/>
              <w:ind w:left="0"/>
            </w:pPr>
            <w:del w:id="557" w:author="Jonathan Ling" w:date="2016-12-09T14:55:00Z">
              <w:r w:rsidDel="00A446B8">
                <w:delText xml:space="preserve">This task reads XML file from NAS, removes the relational counters from the file and store the removed counter values to </w:delText>
              </w:r>
              <w:r w:rsidDel="00A446B8">
                <w:rPr>
                  <w:rFonts w:hint="eastAsia"/>
                  <w:lang w:eastAsia="zh-CN"/>
                </w:rPr>
                <w:delText>local disk</w:delText>
              </w:r>
              <w:r w:rsidDel="00A446B8">
                <w:delText>, then writes the split XML files back to NAS.</w:delText>
              </w:r>
            </w:del>
            <w:ins w:id="558" w:author="Jonathan Ling" w:date="2016-12-09T14:55:00Z">
              <w:r>
                <w:t>Combinations of two previous routes to make an efficient route</w:t>
              </w:r>
            </w:ins>
          </w:p>
        </w:tc>
        <w:tc>
          <w:tcPr>
            <w:tcW w:w="2142" w:type="dxa"/>
            <w:tcPrChange w:id="559" w:author="Jonathan Ling" w:date="2016-12-09T14:48:00Z">
              <w:tcPr>
                <w:tcW w:w="3833" w:type="dxa"/>
              </w:tcPr>
            </w:tcPrChange>
          </w:tcPr>
          <w:p w:rsidR="00A446B8" w:rsidRDefault="00BB6A2E" w:rsidP="00783879">
            <w:pPr>
              <w:pStyle w:val="BodyText"/>
              <w:ind w:left="0"/>
              <w:rPr>
                <w:ins w:id="560" w:author="Jonathan Ling" w:date="2016-12-09T14:48:00Z"/>
              </w:rPr>
            </w:pPr>
            <w:ins w:id="561" w:author="Jonathan Ling" w:date="2016-12-09T14:55:00Z">
              <w:r>
                <w:t xml:space="preserve">188-197 +188 </w:t>
              </w:r>
            </w:ins>
            <w:ins w:id="562" w:author="Jonathan Ling" w:date="2016-12-09T14:56:00Z">
              <w:r>
                <w:t>–</w:t>
              </w:r>
            </w:ins>
            <w:ins w:id="563" w:author="Jonathan Ling" w:date="2016-12-09T14:55:00Z">
              <w:r>
                <w:t xml:space="preserve"> 178 </w:t>
              </w:r>
            </w:ins>
            <w:ins w:id="564" w:author="Jonathan Ling" w:date="2016-12-09T14:56:00Z">
              <w:r>
                <w:t>+160-167 +177-176 + 167-175</w:t>
              </w:r>
            </w:ins>
          </w:p>
        </w:tc>
      </w:tr>
      <w:tr w:rsidR="00A446B8" w:rsidTr="00A446B8">
        <w:trPr>
          <w:cantSplit/>
          <w:trPrChange w:id="565" w:author="Jonathan Ling" w:date="2016-12-09T14:48:00Z">
            <w:trPr>
              <w:cantSplit/>
            </w:trPr>
          </w:trPrChange>
        </w:trPr>
        <w:tc>
          <w:tcPr>
            <w:tcW w:w="2653" w:type="dxa"/>
            <w:tcPrChange w:id="566" w:author="Jonathan Ling" w:date="2016-12-09T14:48:00Z">
              <w:tcPr>
                <w:tcW w:w="3870" w:type="dxa"/>
              </w:tcPr>
            </w:tcPrChange>
          </w:tcPr>
          <w:p w:rsidR="00A446B8" w:rsidRDefault="00A446B8" w:rsidP="00616B4C">
            <w:pPr>
              <w:pStyle w:val="BodyText"/>
              <w:ind w:left="0"/>
            </w:pPr>
            <w:del w:id="567" w:author="Jonathan Ling" w:date="2016-12-09T14:49:00Z">
              <w:r w:rsidDel="00A446B8">
                <w:lastRenderedPageBreak/>
                <w:delText>Hourly Aggregation Task</w:delText>
              </w:r>
            </w:del>
            <w:ins w:id="568" w:author="Jonathan Ling" w:date="2016-12-09T14:49:00Z">
              <w:r>
                <w:t>5</w:t>
              </w:r>
            </w:ins>
          </w:p>
        </w:tc>
        <w:tc>
          <w:tcPr>
            <w:tcW w:w="2792" w:type="dxa"/>
            <w:tcPrChange w:id="569" w:author="Jonathan Ling" w:date="2016-12-09T14:48:00Z">
              <w:tcPr>
                <w:tcW w:w="3943" w:type="dxa"/>
              </w:tcPr>
            </w:tcPrChange>
          </w:tcPr>
          <w:p w:rsidR="00A446B8" w:rsidRDefault="00A446B8" w:rsidP="00582858">
            <w:pPr>
              <w:pStyle w:val="BodyText"/>
              <w:ind w:left="0"/>
              <w:rPr>
                <w:lang w:eastAsia="zh-CN"/>
              </w:rPr>
            </w:pPr>
            <w:del w:id="570" w:author="Jonathan Ling" w:date="2016-12-09T14:59:00Z">
              <w:r w:rsidDel="00DD6FC3">
                <w:delText xml:space="preserve">This task is the hourly aggregation task. This task reads corresponding counters of a specific hour </w:delText>
              </w:r>
              <w:r w:rsidDel="00DD6FC3">
                <w:rPr>
                  <w:rFonts w:hint="eastAsia"/>
                  <w:lang w:eastAsia="zh-CN"/>
                </w:rPr>
                <w:delText xml:space="preserve">on local disk, </w:delText>
              </w:r>
              <w:r w:rsidDel="00DD6FC3">
                <w:delText>and writes the counter values into a TSV file</w:delText>
              </w:r>
              <w:r w:rsidDel="00DD6FC3">
                <w:rPr>
                  <w:rFonts w:hint="eastAsia"/>
                  <w:lang w:eastAsia="zh-CN"/>
                </w:rPr>
                <w:delText xml:space="preserve">. At the same time, it will </w:delText>
              </w:r>
              <w:r w:rsidDel="00DD6FC3">
                <w:rPr>
                  <w:lang w:eastAsia="zh-CN"/>
                </w:rPr>
                <w:delText>generate</w:delText>
              </w:r>
              <w:r w:rsidDel="00DD6FC3">
                <w:rPr>
                  <w:rFonts w:hint="eastAsia"/>
                  <w:lang w:eastAsia="zh-CN"/>
                </w:rPr>
                <w:delText xml:space="preserve"> local files containing the hourly counters on local disk, for daily aggregation purpose.</w:delText>
              </w:r>
            </w:del>
            <w:ins w:id="571" w:author="Jonathan Ling" w:date="2016-12-09T14:59:00Z">
              <w:r w:rsidR="00DD6FC3">
                <w:t>The longest route and changed towards the end to allow the attendant to reach elevator B more efficiently</w:t>
              </w:r>
            </w:ins>
          </w:p>
        </w:tc>
        <w:tc>
          <w:tcPr>
            <w:tcW w:w="2142" w:type="dxa"/>
            <w:tcPrChange w:id="572" w:author="Jonathan Ling" w:date="2016-12-09T14:48:00Z">
              <w:tcPr>
                <w:tcW w:w="3833" w:type="dxa"/>
              </w:tcPr>
            </w:tcPrChange>
          </w:tcPr>
          <w:p w:rsidR="00A446B8" w:rsidRDefault="00DD6FC3" w:rsidP="00582858">
            <w:pPr>
              <w:pStyle w:val="BodyText"/>
              <w:ind w:left="0"/>
              <w:rPr>
                <w:ins w:id="573" w:author="Jonathan Ling" w:date="2016-12-09T14:48:00Z"/>
              </w:rPr>
            </w:pPr>
            <w:ins w:id="574" w:author="Jonathan Ling" w:date="2016-12-09T14:59:00Z">
              <w:r>
                <w:t>262-364 + 374-385 +373-365</w:t>
              </w:r>
            </w:ins>
          </w:p>
        </w:tc>
      </w:tr>
      <w:tr w:rsidR="00A446B8" w:rsidTr="00A446B8">
        <w:trPr>
          <w:cantSplit/>
          <w:trPrChange w:id="575" w:author="Jonathan Ling" w:date="2016-12-09T14:48:00Z">
            <w:trPr>
              <w:cantSplit/>
            </w:trPr>
          </w:trPrChange>
        </w:trPr>
        <w:tc>
          <w:tcPr>
            <w:tcW w:w="2653" w:type="dxa"/>
            <w:tcPrChange w:id="576" w:author="Jonathan Ling" w:date="2016-12-09T14:48:00Z">
              <w:tcPr>
                <w:tcW w:w="3870" w:type="dxa"/>
              </w:tcPr>
            </w:tcPrChange>
          </w:tcPr>
          <w:p w:rsidR="00A446B8" w:rsidRDefault="00A446B8" w:rsidP="00616B4C">
            <w:pPr>
              <w:pStyle w:val="BodyText"/>
              <w:ind w:left="0"/>
            </w:pPr>
            <w:del w:id="577" w:author="Jonathan Ling" w:date="2016-12-09T14:49:00Z">
              <w:r w:rsidDel="00A446B8">
                <w:delText>Daily Aggregation Task</w:delText>
              </w:r>
            </w:del>
            <w:ins w:id="578" w:author="Jonathan Ling" w:date="2016-12-09T14:49:00Z">
              <w:r>
                <w:t>6</w:t>
              </w:r>
            </w:ins>
          </w:p>
        </w:tc>
        <w:tc>
          <w:tcPr>
            <w:tcW w:w="2792" w:type="dxa"/>
            <w:tcPrChange w:id="579" w:author="Jonathan Ling" w:date="2016-12-09T14:48:00Z">
              <w:tcPr>
                <w:tcW w:w="3943" w:type="dxa"/>
              </w:tcPr>
            </w:tcPrChange>
          </w:tcPr>
          <w:p w:rsidR="00A446B8" w:rsidRDefault="00A446B8" w:rsidP="005D7DD6">
            <w:pPr>
              <w:pStyle w:val="BodyText"/>
              <w:ind w:left="0"/>
              <w:rPr>
                <w:lang w:eastAsia="zh-CN"/>
              </w:rPr>
            </w:pPr>
            <w:del w:id="580" w:author="Jonathan Ling" w:date="2016-12-09T15:00:00Z">
              <w:r w:rsidDel="00DD6FC3">
                <w:delText xml:space="preserve">This task is the daily aggregation task. This task scans for available hourly </w:delText>
              </w:r>
              <w:r w:rsidDel="00DD6FC3">
                <w:rPr>
                  <w:rFonts w:hint="eastAsia"/>
                  <w:lang w:eastAsia="zh-CN"/>
                </w:rPr>
                <w:delText>counters</w:delText>
              </w:r>
              <w:r w:rsidDel="00DD6FC3">
                <w:delText xml:space="preserve"> of a specific day</w:delText>
              </w:r>
              <w:r w:rsidDel="00DD6FC3">
                <w:rPr>
                  <w:rFonts w:hint="eastAsia"/>
                  <w:lang w:eastAsia="zh-CN"/>
                </w:rPr>
                <w:delText xml:space="preserve"> on local disk</w:delText>
              </w:r>
              <w:r w:rsidDel="00DD6FC3">
                <w:delText>, and calculate the aggregation counters for the whole day. Then the result is written a new daily TSV file in the northbound folder.</w:delText>
              </w:r>
            </w:del>
            <w:ins w:id="581" w:author="Jonathan Ling" w:date="2016-12-09T15:00:00Z">
              <w:r w:rsidR="00DD6FC3">
                <w:t>Last route leading to elevator B</w:t>
              </w:r>
            </w:ins>
          </w:p>
        </w:tc>
        <w:tc>
          <w:tcPr>
            <w:tcW w:w="2142" w:type="dxa"/>
            <w:tcPrChange w:id="582" w:author="Jonathan Ling" w:date="2016-12-09T14:48:00Z">
              <w:tcPr>
                <w:tcW w:w="3833" w:type="dxa"/>
              </w:tcPr>
            </w:tcPrChange>
          </w:tcPr>
          <w:p w:rsidR="00A446B8" w:rsidRDefault="00DD6FC3" w:rsidP="005D7DD6">
            <w:pPr>
              <w:pStyle w:val="BodyText"/>
              <w:ind w:left="0"/>
              <w:rPr>
                <w:ins w:id="583" w:author="Jonathan Ling" w:date="2016-12-09T14:48:00Z"/>
              </w:rPr>
            </w:pPr>
            <w:ins w:id="584" w:author="Jonathan Ling" w:date="2016-12-09T15:00:00Z">
              <w:r>
                <w:t>198-210 + 154-159</w:t>
              </w:r>
            </w:ins>
          </w:p>
        </w:tc>
      </w:tr>
    </w:tbl>
    <w:p w:rsidR="00582858" w:rsidDel="00C81A08" w:rsidRDefault="00582858" w:rsidP="00582858">
      <w:pPr>
        <w:pStyle w:val="Heading2"/>
        <w:rPr>
          <w:del w:id="585" w:author="Jonathan Ling" w:date="2016-12-09T15:49:00Z"/>
        </w:rPr>
      </w:pPr>
      <w:del w:id="586" w:author="Jonathan Ling" w:date="2016-12-09T15:49:00Z">
        <w:r w:rsidDel="00C81A08">
          <w:delText>Workflow Description</w:delText>
        </w:r>
      </w:del>
    </w:p>
    <w:p w:rsidR="00582858" w:rsidDel="00C81A08" w:rsidRDefault="00582858" w:rsidP="00582858">
      <w:pPr>
        <w:pStyle w:val="BodyText"/>
        <w:rPr>
          <w:del w:id="587" w:author="Jonathan Ling" w:date="2016-12-09T15:49:00Z"/>
        </w:rPr>
      </w:pPr>
      <w:del w:id="588" w:author="Jonathan Ling" w:date="2016-12-09T15:49:00Z">
        <w:r w:rsidDel="00C81A08">
          <w:delText xml:space="preserve">In this section, the numbered steps in </w:delText>
        </w:r>
        <w:r w:rsidDel="00C81A08">
          <w:fldChar w:fldCharType="begin"/>
        </w:r>
        <w:r w:rsidDel="00C81A08">
          <w:delInstrText xml:space="preserve"> REF _Ref444700460 \h </w:delInstrText>
        </w:r>
        <w:r w:rsidDel="00C81A08">
          <w:fldChar w:fldCharType="separate"/>
        </w:r>
        <w:r w:rsidDel="00C81A08">
          <w:delText xml:space="preserve">Figure </w:delText>
        </w:r>
        <w:r w:rsidDel="00C81A08">
          <w:rPr>
            <w:noProof/>
          </w:rPr>
          <w:delText>3</w:delText>
        </w:r>
        <w:r w:rsidDel="00C81A08">
          <w:fldChar w:fldCharType="end"/>
        </w:r>
        <w:r w:rsidDel="00C81A08">
          <w:delText xml:space="preserve"> </w:delText>
        </w:r>
        <w:r w:rsidR="00AC2E56" w:rsidDel="00C81A08">
          <w:delText>are</w:delText>
        </w:r>
        <w:r w:rsidDel="00C81A08">
          <w:delText xml:space="preserve"> explained.</w:delText>
        </w:r>
      </w:del>
    </w:p>
    <w:p w:rsidR="00582858" w:rsidDel="00C81A08" w:rsidRDefault="00582858" w:rsidP="00582858">
      <w:pPr>
        <w:pStyle w:val="BodyText"/>
        <w:rPr>
          <w:del w:id="589" w:author="Jonathan Ling" w:date="2016-12-09T15:49:00Z"/>
        </w:rPr>
      </w:pPr>
      <w:del w:id="590" w:author="Jonathan Ling" w:date="2016-12-09T15:49:00Z">
        <w:r w:rsidRPr="00582858" w:rsidDel="00C81A08">
          <w:delText>① The file</w:delText>
        </w:r>
        <w:r w:rsidDel="00C81A08">
          <w:delText xml:space="preserve"> collector periodically </w:delText>
        </w:r>
        <w:r w:rsidR="007C0580" w:rsidDel="00C81A08">
          <w:delText xml:space="preserve">(1 minute) scans for available XML files from southbound folder on OSS-RC NAS. For a scanned XML file, a split task is created and submitted to the thread pool. When the split task is executed, the relational counters are stored in </w:delText>
        </w:r>
        <w:r w:rsidR="00783879" w:rsidDel="00C81A08">
          <w:rPr>
            <w:rFonts w:hint="eastAsia"/>
            <w:lang w:eastAsia="zh-CN"/>
          </w:rPr>
          <w:delText>local disk</w:delText>
        </w:r>
        <w:r w:rsidR="007C0580" w:rsidDel="00C81A08">
          <w:delText>, and removed from the XML file. The resulting split XML file is then written back to NAS.</w:delText>
        </w:r>
      </w:del>
    </w:p>
    <w:p w:rsidR="007C0580" w:rsidDel="00C81A08" w:rsidRDefault="007C0580" w:rsidP="00582858">
      <w:pPr>
        <w:pStyle w:val="BodyText"/>
        <w:rPr>
          <w:del w:id="591" w:author="Jonathan Ling" w:date="2016-12-09T15:49:00Z"/>
          <w:lang w:eastAsia="zh-CN"/>
        </w:rPr>
      </w:pPr>
      <w:del w:id="592" w:author="Jonathan Ling" w:date="2016-12-09T15:49:00Z">
        <w:r w:rsidRPr="007C0580" w:rsidDel="00C81A08">
          <w:delText>②</w:delText>
        </w:r>
        <w:r w:rsidR="00FE4E56" w:rsidDel="00C81A08">
          <w:delText xml:space="preserve"> After the predefined delay time, before which we assume that raw XML files of the targeted hour have all been processed and the counters are stored in </w:delText>
        </w:r>
        <w:r w:rsidR="00783879" w:rsidDel="00C81A08">
          <w:rPr>
            <w:rFonts w:hint="eastAsia"/>
            <w:lang w:eastAsia="zh-CN"/>
          </w:rPr>
          <w:delText>local disk</w:delText>
        </w:r>
        <w:r w:rsidR="00FE4E56" w:rsidDel="00C81A08">
          <w:delText xml:space="preserve">, the timed hourly aggregation trigger module will trigger an hourly aggregation task. This task will read all counter values of the target hour from </w:delText>
        </w:r>
        <w:r w:rsidR="00783879" w:rsidDel="00C81A08">
          <w:rPr>
            <w:rFonts w:hint="eastAsia"/>
            <w:lang w:eastAsia="zh-CN"/>
          </w:rPr>
          <w:delText>local disk</w:delText>
        </w:r>
        <w:r w:rsidR="00FE4E56" w:rsidDel="00C81A08">
          <w:delText>, and create an hourly aggregation TSV file in the local northbound folder.</w:delText>
        </w:r>
        <w:r w:rsidR="005D7DD6" w:rsidDel="00C81A08">
          <w:rPr>
            <w:rFonts w:hint="eastAsia"/>
            <w:lang w:eastAsia="zh-CN"/>
          </w:rPr>
          <w:delText xml:space="preserve"> At the same time, the aggregated hourly counters will also be written to local disk in an intermediate format to facilitate the future daily aggregation.</w:delText>
        </w:r>
      </w:del>
    </w:p>
    <w:p w:rsidR="00FE4E56" w:rsidDel="00C81A08" w:rsidRDefault="00FE4E56" w:rsidP="00582858">
      <w:pPr>
        <w:pStyle w:val="BodyText"/>
        <w:rPr>
          <w:del w:id="593" w:author="Jonathan Ling" w:date="2016-12-09T15:49:00Z"/>
        </w:rPr>
      </w:pPr>
      <w:del w:id="594" w:author="Jonathan Ling" w:date="2016-12-09T15:49:00Z">
        <w:r w:rsidRPr="00FE4E56" w:rsidDel="00C81A08">
          <w:delText>③</w:delText>
        </w:r>
        <w:r w:rsidDel="00C81A08">
          <w:delText xml:space="preserve"> This step only happens when there are “history” XML files in the southbound folder. This can be due to ENSA being stopped for a long time. When processing the split task of a “history” XML file, when the task is completed, it will check if the split task of all XML files related to the history hour is completed. If all files of the history hour were processed, then a “history” hourly aggregation </w:delText>
        </w:r>
        <w:r w:rsidR="00CD0DC6" w:rsidDel="00C81A08">
          <w:rPr>
            <w:rFonts w:hint="eastAsia"/>
            <w:lang w:eastAsia="zh-CN"/>
          </w:rPr>
          <w:delText>task</w:delText>
        </w:r>
        <w:r w:rsidDel="00C81A08">
          <w:delText xml:space="preserve"> is triggered and executed immediately.</w:delText>
        </w:r>
      </w:del>
    </w:p>
    <w:p w:rsidR="00FE4E56" w:rsidDel="00C81A08" w:rsidRDefault="00FE4E56" w:rsidP="00582858">
      <w:pPr>
        <w:pStyle w:val="BodyText"/>
        <w:rPr>
          <w:del w:id="595" w:author="Jonathan Ling" w:date="2016-12-09T15:49:00Z"/>
        </w:rPr>
      </w:pPr>
      <w:del w:id="596" w:author="Jonathan Ling" w:date="2016-12-09T15:49:00Z">
        <w:r w:rsidDel="00C81A08">
          <w:rPr>
            <w:rStyle w:val="ya-q-full-text"/>
            <w:rFonts w:ascii="宋体" w:eastAsia="宋体" w:hAnsi="宋体" w:cs="宋体" w:hint="eastAsia"/>
          </w:rPr>
          <w:delText>④</w:delText>
        </w:r>
        <w:r w:rsidRPr="00FE4E56" w:rsidDel="00C81A08">
          <w:delText xml:space="preserve"> After predefined </w:delText>
        </w:r>
        <w:r w:rsidR="00AC2E56" w:rsidDel="00C81A08">
          <w:delText xml:space="preserve">delay time each day, before which we assume that all hourly aggregation files have been generated, the timed daily aggregation trigger module will trigger a daily aggregation task. This task will read all the hourly </w:delText>
        </w:r>
        <w:r w:rsidR="00CD0DC6" w:rsidDel="00C81A08">
          <w:rPr>
            <w:rFonts w:hint="eastAsia"/>
            <w:lang w:eastAsia="zh-CN"/>
          </w:rPr>
          <w:delText>counters</w:delText>
        </w:r>
        <w:r w:rsidR="00AC2E56" w:rsidDel="00C81A08">
          <w:delText xml:space="preserve"> from the previous day, and aggrega</w:delText>
        </w:r>
        <w:r w:rsidR="00CD0DC6" w:rsidDel="00C81A08">
          <w:delText xml:space="preserve">te the counters of </w:delText>
        </w:r>
        <w:r w:rsidR="00CD0DC6" w:rsidDel="00C81A08">
          <w:rPr>
            <w:rFonts w:hint="eastAsia"/>
            <w:lang w:eastAsia="zh-CN"/>
          </w:rPr>
          <w:delText>day level</w:delText>
        </w:r>
        <w:r w:rsidR="00AC2E56" w:rsidDel="00C81A08">
          <w:delText>. Then the aggregated counters will be written to a new daily aggregation TSV file.</w:delText>
        </w:r>
      </w:del>
    </w:p>
    <w:p w:rsidR="00AC2E56" w:rsidDel="00C81A08" w:rsidRDefault="00AC2E56" w:rsidP="00AC2E56">
      <w:pPr>
        <w:pStyle w:val="Heading2"/>
        <w:rPr>
          <w:del w:id="597" w:author="Jonathan Ling" w:date="2016-12-09T15:49:00Z"/>
        </w:rPr>
      </w:pPr>
      <w:del w:id="598" w:author="Jonathan Ling" w:date="2016-12-09T15:49:00Z">
        <w:r w:rsidDel="00C81A08">
          <w:delText>Task Priority</w:delText>
        </w:r>
        <w:r w:rsidR="0017526E" w:rsidDel="00C81A08">
          <w:delText xml:space="preserve"> and History Recovery</w:delText>
        </w:r>
      </w:del>
    </w:p>
    <w:p w:rsidR="00AC2E56" w:rsidDel="00C81A08" w:rsidRDefault="0017526E" w:rsidP="00AC2E56">
      <w:pPr>
        <w:pStyle w:val="BodyText"/>
        <w:rPr>
          <w:del w:id="599" w:author="Jonathan Ling" w:date="2016-12-09T15:49:00Z"/>
        </w:rPr>
      </w:pPr>
      <w:del w:id="600" w:author="Jonathan Ling" w:date="2016-12-09T15:49:00Z">
        <w:r w:rsidDel="00C81A08">
          <w:delText>Tasks are prioritized in the processing sequence. The tasks are arranged in the following order, priority high to low from top to down:</w:delText>
        </w:r>
      </w:del>
    </w:p>
    <w:p w:rsidR="00B72B7E" w:rsidRPr="0017526E" w:rsidDel="00C81A08" w:rsidRDefault="0071124D" w:rsidP="0017526E">
      <w:pPr>
        <w:pStyle w:val="BodyText"/>
        <w:numPr>
          <w:ilvl w:val="3"/>
          <w:numId w:val="35"/>
        </w:numPr>
        <w:rPr>
          <w:del w:id="601" w:author="Jonathan Ling" w:date="2016-12-09T15:49:00Z"/>
        </w:rPr>
      </w:pPr>
      <w:del w:id="602" w:author="Jonathan Ling" w:date="2016-12-09T15:49:00Z">
        <w:r w:rsidRPr="0017526E" w:rsidDel="00C81A08">
          <w:delText xml:space="preserve">Priority 1(High): </w:delText>
        </w:r>
        <w:r w:rsidR="00363383" w:rsidDel="00C81A08">
          <w:delText>Non-History</w:delText>
        </w:r>
        <w:r w:rsidRPr="0017526E" w:rsidDel="00C81A08">
          <w:delText xml:space="preserve"> Split</w:delText>
        </w:r>
      </w:del>
    </w:p>
    <w:p w:rsidR="00B72B7E" w:rsidRPr="0017526E" w:rsidDel="00C81A08" w:rsidRDefault="0071124D" w:rsidP="0017526E">
      <w:pPr>
        <w:pStyle w:val="BodyText"/>
        <w:numPr>
          <w:ilvl w:val="4"/>
          <w:numId w:val="35"/>
        </w:numPr>
        <w:rPr>
          <w:del w:id="603" w:author="Jonathan Ling" w:date="2016-12-09T15:49:00Z"/>
        </w:rPr>
      </w:pPr>
      <w:del w:id="604" w:author="Jonathan Ling" w:date="2016-12-09T15:49:00Z">
        <w:r w:rsidRPr="0017526E" w:rsidDel="00C81A08">
          <w:delText>More recent ROP has higher priority</w:delText>
        </w:r>
      </w:del>
    </w:p>
    <w:p w:rsidR="00B72B7E" w:rsidRPr="0017526E" w:rsidDel="00C81A08" w:rsidRDefault="0071124D" w:rsidP="0017526E">
      <w:pPr>
        <w:pStyle w:val="BodyText"/>
        <w:numPr>
          <w:ilvl w:val="4"/>
          <w:numId w:val="35"/>
        </w:numPr>
        <w:rPr>
          <w:del w:id="605" w:author="Jonathan Ling" w:date="2016-12-09T15:49:00Z"/>
        </w:rPr>
      </w:pPr>
      <w:del w:id="606" w:author="Jonathan Ling" w:date="2016-12-09T15:49:00Z">
        <w:r w:rsidRPr="0017526E" w:rsidDel="00C81A08">
          <w:delText>Files within same ROP, earlier file has higher priority (</w:delText>
        </w:r>
        <w:r w:rsidR="0017526E" w:rsidDel="00C81A08">
          <w:delText>First in First Out queue</w:delText>
        </w:r>
        <w:r w:rsidRPr="0017526E" w:rsidDel="00C81A08">
          <w:delText>)</w:delText>
        </w:r>
      </w:del>
    </w:p>
    <w:p w:rsidR="00B72B7E" w:rsidRPr="0017526E" w:rsidDel="00C81A08" w:rsidRDefault="0071124D" w:rsidP="0017526E">
      <w:pPr>
        <w:pStyle w:val="BodyText"/>
        <w:numPr>
          <w:ilvl w:val="3"/>
          <w:numId w:val="35"/>
        </w:numPr>
        <w:rPr>
          <w:del w:id="607" w:author="Jonathan Ling" w:date="2016-12-09T15:49:00Z"/>
        </w:rPr>
      </w:pPr>
      <w:del w:id="608" w:author="Jonathan Ling" w:date="2016-12-09T15:49:00Z">
        <w:r w:rsidRPr="0017526E" w:rsidDel="00C81A08">
          <w:delText xml:space="preserve">Priority 2: </w:delText>
        </w:r>
        <w:r w:rsidR="00363383" w:rsidDel="00C81A08">
          <w:delText>Non-History</w:delText>
        </w:r>
        <w:r w:rsidRPr="0017526E" w:rsidDel="00C81A08">
          <w:delText xml:space="preserve"> Aggregation</w:delText>
        </w:r>
      </w:del>
    </w:p>
    <w:p w:rsidR="00B72B7E" w:rsidRPr="0017526E" w:rsidDel="00C81A08" w:rsidRDefault="0071124D" w:rsidP="0017526E">
      <w:pPr>
        <w:pStyle w:val="BodyText"/>
        <w:numPr>
          <w:ilvl w:val="3"/>
          <w:numId w:val="35"/>
        </w:numPr>
        <w:rPr>
          <w:del w:id="609" w:author="Jonathan Ling" w:date="2016-12-09T15:49:00Z"/>
        </w:rPr>
      </w:pPr>
      <w:del w:id="610" w:author="Jonathan Ling" w:date="2016-12-09T15:49:00Z">
        <w:r w:rsidRPr="0017526E" w:rsidDel="00C81A08">
          <w:delText>Priority 3: History Split, History Aggregation</w:delText>
        </w:r>
        <w:r w:rsidR="003F210E" w:rsidDel="00C81A08">
          <w:delText xml:space="preserve"> (Only when automatic history recovery is enabled)</w:delText>
        </w:r>
      </w:del>
    </w:p>
    <w:p w:rsidR="00B72B7E" w:rsidDel="00C81A08" w:rsidRDefault="0071124D" w:rsidP="0017526E">
      <w:pPr>
        <w:pStyle w:val="BodyText"/>
        <w:rPr>
          <w:del w:id="611" w:author="Jonathan Ling" w:date="2016-12-09T15:49:00Z"/>
        </w:rPr>
      </w:pPr>
      <w:del w:id="612" w:author="Jonathan Ling" w:date="2016-12-09T15:49:00Z">
        <w:r w:rsidRPr="0017526E" w:rsidDel="00C81A08">
          <w:delText xml:space="preserve">When ENSA system starts up, ENSA will try to recover history data when there </w:delText>
        </w:r>
        <w:r w:rsidR="0017526E" w:rsidDel="00C81A08">
          <w:delText>is</w:delText>
        </w:r>
        <w:r w:rsidRPr="0017526E" w:rsidDel="00C81A08">
          <w:delText xml:space="preserve"> extra processing capability.</w:delText>
        </w:r>
        <w:r w:rsidR="0017526E" w:rsidDel="00C81A08">
          <w:delText xml:space="preserve"> Tasks are defined as “history” when its ROP is </w:delText>
        </w:r>
        <w:r w:rsidR="00363383" w:rsidDel="00C81A08">
          <w:delText>earlier than one</w:delText>
        </w:r>
        <w:r w:rsidR="0017526E" w:rsidDel="00C81A08">
          <w:delText xml:space="preserve"> hour</w:delText>
        </w:r>
        <w:r w:rsidR="00363383" w:rsidDel="00C81A08">
          <w:delText xml:space="preserve"> before</w:delText>
        </w:r>
        <w:r w:rsidR="0017526E" w:rsidDel="00C81A08">
          <w:delText xml:space="preserve"> the start time of ENSA. </w:delText>
        </w:r>
        <w:r w:rsidRPr="0017526E" w:rsidDel="00C81A08">
          <w:delText>ENSA will first process “</w:delText>
        </w:r>
        <w:r w:rsidR="00363383" w:rsidDel="00C81A08">
          <w:delText>Non-History</w:delText>
        </w:r>
        <w:r w:rsidRPr="0017526E" w:rsidDel="00C81A08">
          <w:delText>” tasks, and when there are extra processing capability, ENSA will process history tasks backward through time. First “Split” the xml, then when all xml files of the hour of an OSS “Split” were complete, execute the “Aggregation” of the hour.</w:delText>
        </w:r>
      </w:del>
    </w:p>
    <w:p w:rsidR="00497D4B" w:rsidDel="00C81A08" w:rsidRDefault="00497D4B" w:rsidP="0017526E">
      <w:pPr>
        <w:pStyle w:val="BodyText"/>
        <w:rPr>
          <w:del w:id="613" w:author="Jonathan Ling" w:date="2016-12-09T15:49:00Z"/>
        </w:rPr>
      </w:pPr>
      <w:del w:id="614" w:author="Jonathan Ling" w:date="2016-12-09T15:49:00Z">
        <w:r w:rsidDel="00C81A08">
          <w:fldChar w:fldCharType="begin"/>
        </w:r>
        <w:r w:rsidDel="00C81A08">
          <w:delInstrText xml:space="preserve"> REF _Ref448258990 \h </w:delInstrText>
        </w:r>
        <w:r w:rsidDel="00C81A08">
          <w:fldChar w:fldCharType="separate"/>
        </w:r>
        <w:r w:rsidDel="00C81A08">
          <w:delText xml:space="preserve">Figure </w:delText>
        </w:r>
        <w:r w:rsidDel="00C81A08">
          <w:rPr>
            <w:noProof/>
          </w:rPr>
          <w:delText>4</w:delText>
        </w:r>
        <w:r w:rsidDel="00C81A08">
          <w:fldChar w:fldCharType="end"/>
        </w:r>
        <w:r w:rsidDel="00C81A08">
          <w:delText xml:space="preserve"> illustrate how </w:delText>
        </w:r>
        <w:r w:rsidR="00574208" w:rsidDel="00C81A08">
          <w:delText>“History” and “Non-History” tasks are defined.</w:delText>
        </w:r>
      </w:del>
    </w:p>
    <w:p w:rsidR="00497D4B" w:rsidDel="00C81A08" w:rsidRDefault="00497D4B" w:rsidP="00497D4B">
      <w:pPr>
        <w:pStyle w:val="BodyText"/>
        <w:keepNext/>
        <w:rPr>
          <w:del w:id="615" w:author="Jonathan Ling" w:date="2016-12-09T15:49:00Z"/>
        </w:rPr>
      </w:pPr>
      <w:del w:id="616" w:author="Jonathan Ling" w:date="2016-12-09T15:49:00Z">
        <w:r w:rsidDel="00C81A08">
          <w:rPr>
            <w:noProof/>
            <w:lang w:eastAsia="zh-CN"/>
          </w:rPr>
          <w:drawing>
            <wp:inline distT="0" distB="0" distL="0" distR="0" wp14:anchorId="1099EB94" wp14:editId="7BEF4A81">
              <wp:extent cx="4614762" cy="1606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9034" cy="1608108"/>
                      </a:xfrm>
                      <a:prstGeom prst="rect">
                        <a:avLst/>
                      </a:prstGeom>
                      <a:noFill/>
                      <a:ln>
                        <a:noFill/>
                      </a:ln>
                    </pic:spPr>
                  </pic:pic>
                </a:graphicData>
              </a:graphic>
            </wp:inline>
          </w:drawing>
        </w:r>
      </w:del>
    </w:p>
    <w:p w:rsidR="003F210E" w:rsidRPr="0017526E" w:rsidDel="00C81A08" w:rsidRDefault="00497D4B" w:rsidP="00497D4B">
      <w:pPr>
        <w:pStyle w:val="CaptionFigure"/>
        <w:rPr>
          <w:del w:id="617" w:author="Jonathan Ling" w:date="2016-12-09T15:49:00Z"/>
        </w:rPr>
      </w:pPr>
      <w:bookmarkStart w:id="618" w:name="_Ref448258990"/>
      <w:bookmarkStart w:id="619" w:name="_Ref448258984"/>
      <w:del w:id="620" w:author="Jonathan Ling" w:date="2016-12-09T15:49:00Z">
        <w:r w:rsidDel="00C81A08">
          <w:delText xml:space="preserve">Figure </w:delText>
        </w:r>
        <w:r w:rsidR="00CE45A7" w:rsidDel="00C81A08">
          <w:fldChar w:fldCharType="begin"/>
        </w:r>
        <w:r w:rsidR="00CE45A7" w:rsidDel="00C81A08">
          <w:delInstrText xml:space="preserve"> SEQ Figure \* ARABIC </w:delInstrText>
        </w:r>
        <w:r w:rsidR="00CE45A7" w:rsidDel="00C81A08">
          <w:fldChar w:fldCharType="separate"/>
        </w:r>
        <w:r w:rsidDel="00C81A08">
          <w:rPr>
            <w:noProof/>
          </w:rPr>
          <w:delText>4</w:delText>
        </w:r>
        <w:r w:rsidR="00CE45A7" w:rsidDel="00C81A08">
          <w:rPr>
            <w:noProof/>
          </w:rPr>
          <w:fldChar w:fldCharType="end"/>
        </w:r>
        <w:bookmarkEnd w:id="618"/>
        <w:r w:rsidDel="00C81A08">
          <w:tab/>
          <w:delText>“History” “Non-History” Task Definition</w:delText>
        </w:r>
        <w:bookmarkEnd w:id="619"/>
      </w:del>
    </w:p>
    <w:p w:rsidR="0017526E" w:rsidDel="00C81A08" w:rsidRDefault="0017526E" w:rsidP="00AC2E56">
      <w:pPr>
        <w:pStyle w:val="BodyText"/>
        <w:rPr>
          <w:del w:id="621" w:author="Jonathan Ling" w:date="2016-12-09T15:49:00Z"/>
          <w:lang w:eastAsia="zh-CN"/>
        </w:rPr>
      </w:pPr>
    </w:p>
    <w:p w:rsidR="00A24256" w:rsidDel="00C81A08" w:rsidRDefault="00A24256" w:rsidP="00A24256">
      <w:pPr>
        <w:pStyle w:val="Heading2"/>
        <w:rPr>
          <w:del w:id="622" w:author="Jonathan Ling" w:date="2016-12-09T15:49:00Z"/>
          <w:lang w:eastAsia="zh-CN"/>
        </w:rPr>
      </w:pPr>
      <w:del w:id="623" w:author="Jonathan Ling" w:date="2016-12-09T15:49:00Z">
        <w:r w:rsidDel="00C81A08">
          <w:rPr>
            <w:rFonts w:hint="eastAsia"/>
            <w:lang w:eastAsia="zh-CN"/>
          </w:rPr>
          <w:delText>Manual History Recovery</w:delText>
        </w:r>
      </w:del>
    </w:p>
    <w:p w:rsidR="00A24256" w:rsidRPr="00A24256" w:rsidDel="00C81A08" w:rsidRDefault="00A24256" w:rsidP="00A24256">
      <w:pPr>
        <w:pStyle w:val="BodyText"/>
        <w:rPr>
          <w:del w:id="624" w:author="Jonathan Ling" w:date="2016-12-09T15:49:00Z"/>
          <w:lang w:eastAsia="zh-CN"/>
        </w:rPr>
      </w:pPr>
      <w:del w:id="625" w:author="Jonathan Ling" w:date="2016-12-09T15:49:00Z">
        <w:r w:rsidDel="00C81A08">
          <w:rPr>
            <w:rFonts w:hint="eastAsia"/>
            <w:lang w:eastAsia="zh-CN"/>
          </w:rPr>
          <w:delText>ENSA allows user to turn off automatic history recovery function, and perform manual history recovery of specified</w:delText>
        </w:r>
        <w:r w:rsidR="003F210E" w:rsidDel="00C81A08">
          <w:rPr>
            <w:lang w:eastAsia="zh-CN"/>
          </w:rPr>
          <w:delText xml:space="preserve"> history</w:delText>
        </w:r>
        <w:r w:rsidDel="00C81A08">
          <w:rPr>
            <w:rFonts w:hint="eastAsia"/>
            <w:lang w:eastAsia="zh-CN"/>
          </w:rPr>
          <w:delText xml:space="preserve"> hour</w:delText>
        </w:r>
        <w:r w:rsidR="00CD0DC6" w:rsidDel="00C81A08">
          <w:rPr>
            <w:rFonts w:hint="eastAsia"/>
            <w:lang w:eastAsia="zh-CN"/>
          </w:rPr>
          <w:delText>s</w:delText>
        </w:r>
        <w:r w:rsidDel="00C81A08">
          <w:rPr>
            <w:rFonts w:hint="eastAsia"/>
            <w:lang w:eastAsia="zh-CN"/>
          </w:rPr>
          <w:delText xml:space="preserve">. When the automatic history recovery function is disabled, ENSA will only process </w:delText>
        </w:r>
        <w:r w:rsidDel="00C81A08">
          <w:rPr>
            <w:lang w:eastAsia="zh-CN"/>
          </w:rPr>
          <w:delText>“</w:delText>
        </w:r>
        <w:r w:rsidR="00363383" w:rsidDel="00C81A08">
          <w:rPr>
            <w:lang w:eastAsia="zh-CN"/>
          </w:rPr>
          <w:delText>Non-History</w:delText>
        </w:r>
        <w:r w:rsidDel="00C81A08">
          <w:rPr>
            <w:lang w:eastAsia="zh-CN"/>
          </w:rPr>
          <w:delText>”</w:delText>
        </w:r>
        <w:r w:rsidDel="00C81A08">
          <w:rPr>
            <w:rFonts w:hint="eastAsia"/>
            <w:lang w:eastAsia="zh-CN"/>
          </w:rPr>
          <w:delText xml:space="preserve"> tasks. </w:delText>
        </w:r>
        <w:r w:rsidR="005C58E5" w:rsidDel="00C81A08">
          <w:rPr>
            <w:rFonts w:hint="eastAsia"/>
            <w:lang w:eastAsia="zh-CN"/>
          </w:rPr>
          <w:delText>All history files will be left untouched. User then can initiate the history recovery of a specified history hour. A new ENSA process will be started, which will only process the files of the specified history hour</w:delText>
        </w:r>
        <w:r w:rsidR="00CD0DC6" w:rsidDel="00C81A08">
          <w:rPr>
            <w:rFonts w:hint="eastAsia"/>
            <w:lang w:eastAsia="zh-CN"/>
          </w:rPr>
          <w:delText>s</w:delText>
        </w:r>
        <w:r w:rsidR="005C58E5" w:rsidDel="00C81A08">
          <w:rPr>
            <w:rFonts w:hint="eastAsia"/>
            <w:lang w:eastAsia="zh-CN"/>
          </w:rPr>
          <w:delText>. The history recovery ENSA process will automatically terminate when the history recovery of the specified hour</w:delText>
        </w:r>
        <w:r w:rsidR="00CD0DC6" w:rsidDel="00C81A08">
          <w:rPr>
            <w:rFonts w:hint="eastAsia"/>
            <w:lang w:eastAsia="zh-CN"/>
          </w:rPr>
          <w:delText>s</w:delText>
        </w:r>
        <w:r w:rsidR="005C58E5" w:rsidDel="00C81A08">
          <w:rPr>
            <w:rFonts w:hint="eastAsia"/>
            <w:lang w:eastAsia="zh-CN"/>
          </w:rPr>
          <w:delText xml:space="preserve"> is completed.</w:delText>
        </w:r>
      </w:del>
    </w:p>
    <w:p w:rsidR="0017526E" w:rsidDel="00C81A08" w:rsidRDefault="00CA6D62" w:rsidP="0017526E">
      <w:pPr>
        <w:pStyle w:val="Heading2"/>
        <w:rPr>
          <w:del w:id="626" w:author="Jonathan Ling" w:date="2016-12-09T15:49:00Z"/>
        </w:rPr>
      </w:pPr>
      <w:del w:id="627" w:author="Jonathan Ling" w:date="2016-12-09T15:49:00Z">
        <w:r w:rsidDel="00C81A08">
          <w:delText xml:space="preserve">Hardware </w:delText>
        </w:r>
        <w:r w:rsidR="0017526E" w:rsidDel="00C81A08">
          <w:delText>Redundancy Mechanism</w:delText>
        </w:r>
      </w:del>
    </w:p>
    <w:p w:rsidR="007F4C5F" w:rsidRPr="00512472" w:rsidDel="00C81A08" w:rsidRDefault="00512472" w:rsidP="007F4C5F">
      <w:pPr>
        <w:pStyle w:val="BodyText"/>
        <w:rPr>
          <w:del w:id="628" w:author="Jonathan Ling" w:date="2016-12-09T15:49:00Z"/>
          <w:lang w:eastAsia="zh-CN"/>
        </w:rPr>
      </w:pPr>
      <w:del w:id="629" w:author="Jonathan Ling" w:date="2016-12-09T15:49:00Z">
        <w:r w:rsidDel="00C81A08">
          <w:fldChar w:fldCharType="begin"/>
        </w:r>
        <w:r w:rsidDel="00C81A08">
          <w:delInstrText xml:space="preserve"> REF _Ref444756002 \h </w:delInstrText>
        </w:r>
        <w:r w:rsidDel="00C81A08">
          <w:fldChar w:fldCharType="separate"/>
        </w:r>
        <w:r w:rsidDel="00C81A08">
          <w:delText xml:space="preserve">Figure </w:delText>
        </w:r>
        <w:r w:rsidDel="00C81A08">
          <w:rPr>
            <w:noProof/>
          </w:rPr>
          <w:delText>4</w:delText>
        </w:r>
        <w:r w:rsidDel="00C81A08">
          <w:fldChar w:fldCharType="end"/>
        </w:r>
        <w:r w:rsidDel="00C81A08">
          <w:delText xml:space="preserve"> shows the hardware redundancy mechanism of ENSA. Two ENSA blades work in active/standby mode. Both the blades will mount to the same southbound and northbound NFS folders in the OSS-NAS. </w:delText>
        </w:r>
        <w:r w:rsidR="007F4C5F" w:rsidDel="00C81A08">
          <w:delText xml:space="preserve">But at one time, only the active ENSA blade keeps the service up. The ENSA service on the standby </w:delText>
        </w:r>
      </w:del>
      <w:ins w:id="630" w:author="Bo Zhong" w:date="2016-04-26T17:10:00Z">
        <w:del w:id="631" w:author="Jonathan Ling" w:date="2016-12-09T15:49:00Z">
          <w:r w:rsidR="0064705F" w:rsidDel="00C81A08">
            <w:rPr>
              <w:rFonts w:hint="eastAsia"/>
              <w:lang w:eastAsia="zh-CN"/>
            </w:rPr>
            <w:delText>other</w:delText>
          </w:r>
          <w:r w:rsidR="0064705F" w:rsidDel="00C81A08">
            <w:delText xml:space="preserve"> </w:delText>
          </w:r>
        </w:del>
      </w:ins>
      <w:del w:id="632" w:author="Jonathan Ling" w:date="2016-12-09T15:49:00Z">
        <w:r w:rsidR="007F4C5F" w:rsidDel="00C81A08">
          <w:delText xml:space="preserve">blade should only be activated when the service in the active </w:delText>
        </w:r>
      </w:del>
      <w:ins w:id="633" w:author="Bo Zhong" w:date="2016-04-26T17:10:00Z">
        <w:del w:id="634" w:author="Jonathan Ling" w:date="2016-12-09T15:49:00Z">
          <w:r w:rsidR="0064705F" w:rsidDel="00C81A08">
            <w:rPr>
              <w:rFonts w:hint="eastAsia"/>
              <w:lang w:eastAsia="zh-CN"/>
            </w:rPr>
            <w:delText>first</w:delText>
          </w:r>
          <w:r w:rsidR="0064705F" w:rsidDel="00C81A08">
            <w:delText xml:space="preserve"> </w:delText>
          </w:r>
        </w:del>
      </w:ins>
      <w:del w:id="635" w:author="Jonathan Ling" w:date="2016-12-09T15:49:00Z">
        <w:r w:rsidR="007F4C5F" w:rsidDel="00C81A08">
          <w:delText xml:space="preserve">blade is down. In the event of </w:delText>
        </w:r>
      </w:del>
      <w:ins w:id="636" w:author="Bo Zhong" w:date="2016-04-26T17:10:00Z">
        <w:del w:id="637" w:author="Jonathan Ling" w:date="2016-12-09T15:49:00Z">
          <w:r w:rsidR="0064705F" w:rsidDel="00C81A08">
            <w:rPr>
              <w:rFonts w:hint="eastAsia"/>
              <w:lang w:eastAsia="zh-CN"/>
            </w:rPr>
            <w:delText>hardware</w:delText>
          </w:r>
        </w:del>
      </w:ins>
      <w:del w:id="638" w:author="Jonathan Ling" w:date="2016-12-09T15:49:00Z">
        <w:r w:rsidR="007F4C5F" w:rsidDel="00C81A08">
          <w:delText>Active/Standby switching, DONTAQOS will need to change its TSV fetching location to the other blade.</w:delText>
        </w:r>
      </w:del>
      <w:ins w:id="639" w:author="Bo Zhong" w:date="2016-04-26T17:10:00Z">
        <w:del w:id="640" w:author="Jonathan Ling" w:date="2016-12-09T15:49:00Z">
          <w:r w:rsidR="0064705F" w:rsidDel="00C81A08">
            <w:rPr>
              <w:rFonts w:hint="eastAsia"/>
              <w:lang w:eastAsia="zh-CN"/>
            </w:rPr>
            <w:delText xml:space="preserve"> Note that server switching does not happen automatically. The hardware switching process needs to be performed manually.</w:delText>
          </w:r>
        </w:del>
      </w:ins>
    </w:p>
    <w:p w:rsidR="00512472" w:rsidDel="00C81A08" w:rsidRDefault="00512472" w:rsidP="00512472">
      <w:pPr>
        <w:pStyle w:val="BodyText"/>
        <w:keepNext/>
        <w:ind w:leftChars="-322" w:left="0" w:hangingChars="322" w:hanging="708"/>
        <w:jc w:val="center"/>
        <w:rPr>
          <w:del w:id="641" w:author="Jonathan Ling" w:date="2016-12-09T15:49:00Z"/>
        </w:rPr>
      </w:pPr>
      <w:del w:id="642" w:author="Jonathan Ling" w:date="2016-12-09T15:49:00Z">
        <w:r w:rsidDel="00C81A08">
          <w:rPr>
            <w:noProof/>
            <w:lang w:eastAsia="zh-CN"/>
          </w:rPr>
          <w:drawing>
            <wp:inline distT="0" distB="0" distL="0" distR="0" wp14:anchorId="260A2A7B" wp14:editId="6F0C6EA6">
              <wp:extent cx="5158597" cy="3176593"/>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635" cy="3176617"/>
                      </a:xfrm>
                      <a:prstGeom prst="rect">
                        <a:avLst/>
                      </a:prstGeom>
                      <a:noFill/>
                      <a:ln>
                        <a:noFill/>
                      </a:ln>
                    </pic:spPr>
                  </pic:pic>
                </a:graphicData>
              </a:graphic>
            </wp:inline>
          </w:drawing>
        </w:r>
      </w:del>
    </w:p>
    <w:p w:rsidR="0017526E" w:rsidDel="00C81A08" w:rsidRDefault="00512472" w:rsidP="00512472">
      <w:pPr>
        <w:pStyle w:val="CaptionFigure"/>
        <w:rPr>
          <w:del w:id="643" w:author="Jonathan Ling" w:date="2016-12-09T15:49:00Z"/>
        </w:rPr>
      </w:pPr>
      <w:bookmarkStart w:id="644" w:name="_Ref444756002"/>
      <w:del w:id="645" w:author="Jonathan Ling" w:date="2016-12-09T15:49:00Z">
        <w:r w:rsidDel="00C81A08">
          <w:delText xml:space="preserve">Figure </w:delText>
        </w:r>
        <w:r w:rsidR="00CE45A7" w:rsidDel="00C81A08">
          <w:fldChar w:fldCharType="begin"/>
        </w:r>
        <w:r w:rsidR="00CE45A7" w:rsidDel="00C81A08">
          <w:delInstrText xml:space="preserve"> SEQ Figure \* ARABIC </w:delInstrText>
        </w:r>
        <w:r w:rsidR="00CE45A7" w:rsidDel="00C81A08">
          <w:fldChar w:fldCharType="separate"/>
        </w:r>
        <w:r w:rsidR="00497D4B" w:rsidDel="00C81A08">
          <w:rPr>
            <w:noProof/>
          </w:rPr>
          <w:delText>5</w:delText>
        </w:r>
        <w:r w:rsidR="00CE45A7" w:rsidDel="00C81A08">
          <w:rPr>
            <w:noProof/>
          </w:rPr>
          <w:fldChar w:fldCharType="end"/>
        </w:r>
        <w:bookmarkEnd w:id="644"/>
        <w:r w:rsidDel="00C81A08">
          <w:tab/>
          <w:delText>Hardware Redundancy for ENSA</w:delText>
        </w:r>
      </w:del>
    </w:p>
    <w:p w:rsidR="007F4C5F" w:rsidRDefault="007F4C5F" w:rsidP="007F4C5F">
      <w:pPr>
        <w:pStyle w:val="Heading1"/>
      </w:pPr>
      <w:del w:id="646" w:author="Jonathan Ling" w:date="2016-12-09T15:25:00Z">
        <w:r w:rsidDel="00D83FB5">
          <w:delText>Hardware</w:delText>
        </w:r>
      </w:del>
      <w:ins w:id="647" w:author="Jonathan Ling" w:date="2016-12-09T15:25:00Z">
        <w:r w:rsidR="00D83FB5">
          <w:t>Relevant Android data</w:t>
        </w:r>
      </w:ins>
    </w:p>
    <w:p w:rsidR="007F4C5F" w:rsidDel="008231B6" w:rsidRDefault="007F4C5F" w:rsidP="007F4C5F">
      <w:pPr>
        <w:pStyle w:val="BodyText"/>
        <w:rPr>
          <w:del w:id="648" w:author="Jonathan Ling" w:date="2016-12-09T15:06:00Z"/>
        </w:rPr>
      </w:pPr>
      <w:r>
        <w:t xml:space="preserve">This section </w:t>
      </w:r>
      <w:del w:id="649" w:author="Jonathan Ling" w:date="2016-12-09T15:06:00Z">
        <w:r w:rsidDel="008231B6">
          <w:delText>describes the hardware information for Softbank ENSA.</w:delText>
        </w:r>
      </w:del>
    </w:p>
    <w:p w:rsidR="007F4C5F" w:rsidRDefault="007F4C5F">
      <w:pPr>
        <w:pStyle w:val="BodyText"/>
      </w:pPr>
      <w:del w:id="650" w:author="Jonathan Ling" w:date="2016-12-09T15:06:00Z">
        <w:r w:rsidDel="008231B6">
          <w:delText xml:space="preserve">Softbank ENSA uses HP BL460c G9 Blade server as its hardware framework. The detailed information is shown in </w:delText>
        </w:r>
      </w:del>
      <w:ins w:id="651" w:author="Jonathan Ling" w:date="2016-12-09T15:06:00Z">
        <w:r w:rsidR="008231B6">
          <w:t>describes the current hardware</w:t>
        </w:r>
      </w:ins>
      <w:ins w:id="652" w:author="Jonathan Ling" w:date="2016-12-09T15:25:00Z">
        <w:r w:rsidR="00D83FB5">
          <w:t xml:space="preserve"> and software</w:t>
        </w:r>
      </w:ins>
      <w:ins w:id="653" w:author="Jonathan Ling" w:date="2016-12-09T15:06:00Z">
        <w:r w:rsidR="008231B6">
          <w:t xml:space="preserve"> of the phone used in the demo.</w:t>
        </w:r>
      </w:ins>
    </w:p>
    <w:tbl>
      <w:tblPr>
        <w:tblStyle w:val="TableGrid"/>
        <w:tblW w:w="0" w:type="auto"/>
        <w:tblInd w:w="2552" w:type="dxa"/>
        <w:tblLook w:val="04A0" w:firstRow="1" w:lastRow="0" w:firstColumn="1" w:lastColumn="0" w:noHBand="0" w:noVBand="1"/>
      </w:tblPr>
      <w:tblGrid>
        <w:gridCol w:w="3710"/>
        <w:gridCol w:w="3877"/>
      </w:tblGrid>
      <w:tr w:rsidR="00410C39" w:rsidTr="00410C39">
        <w:tc>
          <w:tcPr>
            <w:tcW w:w="5182" w:type="dxa"/>
          </w:tcPr>
          <w:p w:rsidR="00410C39" w:rsidRDefault="00410C39" w:rsidP="007F4C5F">
            <w:pPr>
              <w:pStyle w:val="BodyText"/>
              <w:ind w:left="0"/>
            </w:pPr>
            <w:r>
              <w:t>Hardware</w:t>
            </w:r>
          </w:p>
        </w:tc>
        <w:tc>
          <w:tcPr>
            <w:tcW w:w="5183" w:type="dxa"/>
          </w:tcPr>
          <w:p w:rsidR="00410C39" w:rsidRDefault="00410C39" w:rsidP="007F4C5F">
            <w:pPr>
              <w:pStyle w:val="BodyText"/>
              <w:ind w:left="0"/>
            </w:pPr>
            <w:r>
              <w:t>Information</w:t>
            </w:r>
          </w:p>
        </w:tc>
      </w:tr>
      <w:tr w:rsidR="00410C39" w:rsidTr="00410C39">
        <w:tc>
          <w:tcPr>
            <w:tcW w:w="5182" w:type="dxa"/>
          </w:tcPr>
          <w:p w:rsidR="00410C39" w:rsidRDefault="00410C39" w:rsidP="007F4C5F">
            <w:pPr>
              <w:pStyle w:val="BodyText"/>
              <w:ind w:left="0"/>
            </w:pPr>
            <w:del w:id="654" w:author="Jonathan Ling" w:date="2016-12-09T15:07:00Z">
              <w:r w:rsidDel="008231B6">
                <w:delText>CPU</w:delText>
              </w:r>
            </w:del>
            <w:ins w:id="655" w:author="Jonathan Ling" w:date="2016-12-09T15:07:00Z">
              <w:r w:rsidR="008231B6">
                <w:t>Model</w:t>
              </w:r>
            </w:ins>
          </w:p>
        </w:tc>
        <w:tc>
          <w:tcPr>
            <w:tcW w:w="5183" w:type="dxa"/>
          </w:tcPr>
          <w:p w:rsidR="00410C39" w:rsidRDefault="00410C39" w:rsidP="007F4C5F">
            <w:pPr>
              <w:pStyle w:val="BodyText"/>
              <w:ind w:left="0"/>
            </w:pPr>
            <w:del w:id="656" w:author="Jonathan Ling" w:date="2016-12-09T15:08:00Z">
              <w:r w:rsidRPr="00471279" w:rsidDel="008231B6">
                <w:rPr>
                  <w:rFonts w:eastAsia="MS PGothic"/>
                </w:rPr>
                <w:delText>2x</w:delText>
              </w:r>
              <w:r w:rsidDel="008231B6">
                <w:rPr>
                  <w:rFonts w:eastAsia="MS PGothic"/>
                </w:rPr>
                <w:delText xml:space="preserve"> E5-2660v3 (2.6GHz/10-C) CPU</w:delText>
              </w:r>
            </w:del>
            <w:ins w:id="657" w:author="Jonathan Ling" w:date="2016-12-09T15:08:00Z">
              <w:r w:rsidR="008231B6">
                <w:rPr>
                  <w:rFonts w:eastAsia="MS PGothic"/>
                </w:rPr>
                <w:t>HTC M8St</w:t>
              </w:r>
            </w:ins>
          </w:p>
        </w:tc>
      </w:tr>
      <w:tr w:rsidR="00410C39" w:rsidTr="00410C39">
        <w:tc>
          <w:tcPr>
            <w:tcW w:w="5182" w:type="dxa"/>
          </w:tcPr>
          <w:p w:rsidR="00410C39" w:rsidRDefault="00410C39" w:rsidP="007F4C5F">
            <w:pPr>
              <w:pStyle w:val="BodyText"/>
              <w:ind w:left="0"/>
            </w:pPr>
            <w:r>
              <w:t>Memory</w:t>
            </w:r>
          </w:p>
        </w:tc>
        <w:tc>
          <w:tcPr>
            <w:tcW w:w="5183" w:type="dxa"/>
          </w:tcPr>
          <w:p w:rsidR="00410C39" w:rsidRDefault="00410C39" w:rsidP="007F4C5F">
            <w:pPr>
              <w:pStyle w:val="BodyText"/>
              <w:ind w:left="0"/>
            </w:pPr>
            <w:del w:id="658" w:author="Jonathan Ling" w:date="2016-12-09T15:26:00Z">
              <w:r w:rsidDel="00D83FB5">
                <w:rPr>
                  <w:rFonts w:eastAsia="MS PGothic"/>
                </w:rPr>
                <w:delText>128GB RAM (4</w:delText>
              </w:r>
              <w:r w:rsidRPr="00471279" w:rsidDel="00D83FB5">
                <w:rPr>
                  <w:rFonts w:eastAsia="MS PGothic"/>
                </w:rPr>
                <w:delText>x32GB)</w:delText>
              </w:r>
            </w:del>
            <w:ins w:id="659" w:author="Jonathan Ling" w:date="2016-12-09T15:26:00Z">
              <w:r w:rsidR="00D83FB5">
                <w:rPr>
                  <w:rFonts w:eastAsia="MS PGothic"/>
                </w:rPr>
                <w:t>16GB</w:t>
              </w:r>
            </w:ins>
          </w:p>
        </w:tc>
      </w:tr>
      <w:tr w:rsidR="00410C39" w:rsidTr="00410C39">
        <w:tc>
          <w:tcPr>
            <w:tcW w:w="5182" w:type="dxa"/>
          </w:tcPr>
          <w:p w:rsidR="00410C39" w:rsidRDefault="00410C39" w:rsidP="007F4C5F">
            <w:pPr>
              <w:pStyle w:val="BodyText"/>
              <w:ind w:left="0"/>
            </w:pPr>
            <w:del w:id="660" w:author="Jonathan Ling" w:date="2016-12-09T15:26:00Z">
              <w:r w:rsidDel="00D83FB5">
                <w:delText>Disk</w:delText>
              </w:r>
            </w:del>
            <w:ins w:id="661" w:author="Jonathan Ling" w:date="2016-12-09T15:26:00Z">
              <w:r w:rsidR="00D83FB5">
                <w:t>SDK</w:t>
              </w:r>
            </w:ins>
          </w:p>
        </w:tc>
        <w:tc>
          <w:tcPr>
            <w:tcW w:w="5183" w:type="dxa"/>
          </w:tcPr>
          <w:p w:rsidR="00410C39" w:rsidRDefault="00410C39" w:rsidP="007F4C5F">
            <w:pPr>
              <w:pStyle w:val="BodyText"/>
              <w:ind w:left="0"/>
            </w:pPr>
            <w:del w:id="662" w:author="Jonathan Ling" w:date="2016-12-09T15:26:00Z">
              <w:r w:rsidRPr="00471279" w:rsidDel="00D83FB5">
                <w:rPr>
                  <w:rFonts w:eastAsia="MS PGothic"/>
                </w:rPr>
                <w:delText>2x 900GB SAS 10K SFF disks</w:delText>
              </w:r>
            </w:del>
            <w:ins w:id="663" w:author="Jonathan Ling" w:date="2016-12-09T15:26:00Z">
              <w:r w:rsidR="00D83FB5">
                <w:rPr>
                  <w:rFonts w:eastAsia="MS PGothic"/>
                </w:rPr>
                <w:t>21</w:t>
              </w:r>
            </w:ins>
          </w:p>
        </w:tc>
      </w:tr>
    </w:tbl>
    <w:p w:rsidR="007F4C5F" w:rsidRDefault="00410C39" w:rsidP="00410C39">
      <w:pPr>
        <w:pStyle w:val="CaptionTable"/>
      </w:pPr>
      <w:r>
        <w:t xml:space="preserve">Table </w:t>
      </w:r>
      <w:fldSimple w:instr=" SEQ Table \* ARABIC ">
        <w:r>
          <w:rPr>
            <w:noProof/>
          </w:rPr>
          <w:t>2</w:t>
        </w:r>
      </w:fldSimple>
      <w:r>
        <w:tab/>
      </w:r>
      <w:del w:id="664" w:author="Jonathan Ling" w:date="2016-12-09T15:26:00Z">
        <w:r w:rsidDel="00D83FB5">
          <w:delText>HP BL460c G9 Blade Information</w:delText>
        </w:r>
      </w:del>
      <w:ins w:id="665" w:author="Jonathan Ling" w:date="2016-12-09T15:26:00Z">
        <w:r w:rsidR="00D83FB5">
          <w:t>Phone specs</w:t>
        </w:r>
      </w:ins>
    </w:p>
    <w:p w:rsidR="00410C39" w:rsidRDefault="00410C39" w:rsidP="00410C39">
      <w:pPr>
        <w:pStyle w:val="Heading1"/>
      </w:pPr>
      <w:del w:id="666" w:author="Jonathan Ling" w:date="2016-12-09T15:08:00Z">
        <w:r w:rsidDel="008231B6">
          <w:delText>3PP Libraries</w:delText>
        </w:r>
      </w:del>
      <w:ins w:id="667" w:author="Jonathan Ling" w:date="2016-12-09T15:26:00Z">
        <w:r w:rsidR="00D83FB5">
          <w:t>Dependencies</w:t>
        </w:r>
      </w:ins>
    </w:p>
    <w:tbl>
      <w:tblPr>
        <w:tblStyle w:val="TableGrid"/>
        <w:tblW w:w="0" w:type="auto"/>
        <w:tblInd w:w="2552" w:type="dxa"/>
        <w:tblLook w:val="04A0" w:firstRow="1" w:lastRow="0" w:firstColumn="1" w:lastColumn="0" w:noHBand="0" w:noVBand="1"/>
      </w:tblPr>
      <w:tblGrid>
        <w:gridCol w:w="2845"/>
        <w:gridCol w:w="2394"/>
        <w:gridCol w:w="2348"/>
      </w:tblGrid>
      <w:tr w:rsidR="00410C39" w:rsidTr="00410C39">
        <w:tc>
          <w:tcPr>
            <w:tcW w:w="1951" w:type="dxa"/>
          </w:tcPr>
          <w:p w:rsidR="00410C39" w:rsidRDefault="00410C39" w:rsidP="00410C39">
            <w:pPr>
              <w:pStyle w:val="BodyText"/>
              <w:ind w:left="0"/>
            </w:pPr>
            <w:del w:id="668" w:author="Jonathan Ling" w:date="2016-12-09T15:11:00Z">
              <w:r w:rsidDel="008231B6">
                <w:delText>3PP Library</w:delText>
              </w:r>
            </w:del>
            <w:ins w:id="669" w:author="Jonathan Ling" w:date="2016-12-09T15:26:00Z">
              <w:r w:rsidR="00D83FB5">
                <w:t>Dependency</w:t>
              </w:r>
            </w:ins>
          </w:p>
        </w:tc>
        <w:tc>
          <w:tcPr>
            <w:tcW w:w="1842" w:type="dxa"/>
          </w:tcPr>
          <w:p w:rsidR="00410C39" w:rsidRDefault="00410C39" w:rsidP="00410C39">
            <w:pPr>
              <w:pStyle w:val="BodyText"/>
              <w:ind w:left="0"/>
            </w:pPr>
            <w:r>
              <w:t>Version</w:t>
            </w:r>
          </w:p>
        </w:tc>
        <w:tc>
          <w:tcPr>
            <w:tcW w:w="4020" w:type="dxa"/>
          </w:tcPr>
          <w:p w:rsidR="00410C39" w:rsidRDefault="00410C39" w:rsidP="00410C39">
            <w:pPr>
              <w:pStyle w:val="BodyText"/>
              <w:ind w:left="0"/>
            </w:pPr>
            <w:r>
              <w:t>Description</w:t>
            </w:r>
          </w:p>
        </w:tc>
      </w:tr>
      <w:tr w:rsidR="00410C39" w:rsidTr="00410C39">
        <w:tc>
          <w:tcPr>
            <w:tcW w:w="1951" w:type="dxa"/>
          </w:tcPr>
          <w:p w:rsidR="00410C39" w:rsidRDefault="00410C39" w:rsidP="00410C39">
            <w:pPr>
              <w:pStyle w:val="BodyText"/>
              <w:ind w:left="0"/>
            </w:pPr>
            <w:del w:id="670" w:author="Jonathan Ling" w:date="2016-12-09T15:08:00Z">
              <w:r w:rsidDel="008231B6">
                <w:delText>Log4j</w:delText>
              </w:r>
            </w:del>
            <w:ins w:id="671" w:author="Jonathan Ling" w:date="2016-12-09T15:08:00Z">
              <w:r w:rsidR="008231B6">
                <w:t>EasyPR</w:t>
              </w:r>
            </w:ins>
          </w:p>
        </w:tc>
        <w:tc>
          <w:tcPr>
            <w:tcW w:w="1842" w:type="dxa"/>
          </w:tcPr>
          <w:p w:rsidR="00410C39" w:rsidRDefault="00410C39" w:rsidP="00410C39">
            <w:pPr>
              <w:pStyle w:val="BodyText"/>
              <w:ind w:left="0"/>
            </w:pPr>
            <w:del w:id="672" w:author="Jonathan Ling" w:date="2016-12-09T15:09:00Z">
              <w:r w:rsidDel="008231B6">
                <w:delText>1.2.16</w:delText>
              </w:r>
            </w:del>
            <w:ins w:id="673" w:author="Jonathan Ling" w:date="2016-12-09T15:09:00Z">
              <w:r w:rsidR="008231B6">
                <w:t>1.4</w:t>
              </w:r>
            </w:ins>
          </w:p>
        </w:tc>
        <w:tc>
          <w:tcPr>
            <w:tcW w:w="4020" w:type="dxa"/>
          </w:tcPr>
          <w:p w:rsidR="00410C39" w:rsidRDefault="00410C39" w:rsidP="00410C39">
            <w:pPr>
              <w:pStyle w:val="BodyText"/>
              <w:ind w:left="0"/>
            </w:pPr>
            <w:del w:id="674" w:author="Jonathan Ling" w:date="2016-12-09T15:09:00Z">
              <w:r w:rsidDel="008231B6">
                <w:rPr>
                  <w:rFonts w:ascii="Helvetica" w:hAnsi="Helvetica" w:cs="Helvetica"/>
                  <w:szCs w:val="22"/>
                  <w:lang w:eastAsia="zh-CN"/>
                </w:rPr>
                <w:delText>This is used for logging.</w:delText>
              </w:r>
            </w:del>
            <w:ins w:id="675" w:author="Jonathan Ling" w:date="2016-12-09T15:09:00Z">
              <w:r w:rsidR="008231B6">
                <w:rPr>
                  <w:rFonts w:ascii="Helvetica" w:hAnsi="Helvetica" w:cs="Helvetica"/>
                  <w:szCs w:val="22"/>
                  <w:lang w:eastAsia="zh-CN"/>
                </w:rPr>
                <w:t>Plate recognition software.</w:t>
              </w:r>
            </w:ins>
          </w:p>
        </w:tc>
      </w:tr>
      <w:tr w:rsidR="00410C39" w:rsidTr="00410C39">
        <w:tc>
          <w:tcPr>
            <w:tcW w:w="1951" w:type="dxa"/>
          </w:tcPr>
          <w:p w:rsidR="00410C39" w:rsidRDefault="00410C39" w:rsidP="00410C39">
            <w:pPr>
              <w:pStyle w:val="BodyText"/>
              <w:ind w:left="0"/>
            </w:pPr>
            <w:del w:id="676" w:author="Jonathan Ling" w:date="2016-12-09T15:09:00Z">
              <w:r w:rsidDel="008231B6">
                <w:delText>Spring Framework</w:delText>
              </w:r>
            </w:del>
            <w:ins w:id="677" w:author="Jonathan Ling" w:date="2016-12-09T15:09:00Z">
              <w:r w:rsidR="008231B6">
                <w:t>android.support</w:t>
              </w:r>
            </w:ins>
          </w:p>
        </w:tc>
        <w:tc>
          <w:tcPr>
            <w:tcW w:w="1842" w:type="dxa"/>
          </w:tcPr>
          <w:p w:rsidR="00410C39" w:rsidRDefault="00410C39" w:rsidP="00410C39">
            <w:pPr>
              <w:pStyle w:val="BodyText"/>
              <w:ind w:left="0"/>
            </w:pPr>
            <w:del w:id="678" w:author="Jonathan Ling" w:date="2016-12-09T15:09:00Z">
              <w:r w:rsidDel="008231B6">
                <w:delText>4.1.6.RELEASE</w:delText>
              </w:r>
            </w:del>
            <w:ins w:id="679" w:author="Jonathan Ling" w:date="2016-12-09T15:09:00Z">
              <w:r w:rsidR="008231B6">
                <w:t>23.4.0</w:t>
              </w:r>
            </w:ins>
          </w:p>
        </w:tc>
        <w:tc>
          <w:tcPr>
            <w:tcW w:w="4020" w:type="dxa"/>
          </w:tcPr>
          <w:p w:rsidR="00410C39" w:rsidDel="008231B6" w:rsidRDefault="00410C39" w:rsidP="00410C39">
            <w:pPr>
              <w:widowControl w:val="0"/>
              <w:autoSpaceDE w:val="0"/>
              <w:autoSpaceDN w:val="0"/>
              <w:adjustRightInd w:val="0"/>
              <w:rPr>
                <w:del w:id="680" w:author="Jonathan Ling" w:date="2016-12-09T15:11:00Z"/>
                <w:rFonts w:ascii="Helvetica" w:hAnsi="Helvetica" w:cs="Helvetica"/>
                <w:szCs w:val="22"/>
                <w:lang w:val="en-US" w:eastAsia="zh-CN"/>
              </w:rPr>
            </w:pPr>
            <w:del w:id="681" w:author="Jonathan Ling" w:date="2016-12-09T15:11:00Z">
              <w:r w:rsidDel="008231B6">
                <w:rPr>
                  <w:rFonts w:ascii="Helvetica" w:hAnsi="Helvetica" w:cs="Helvetica"/>
                  <w:szCs w:val="22"/>
                  <w:lang w:val="en-US" w:eastAsia="zh-CN"/>
                </w:rPr>
                <w:delText>This is an open source framework to</w:delText>
              </w:r>
            </w:del>
          </w:p>
          <w:p w:rsidR="00410C39" w:rsidDel="008231B6" w:rsidRDefault="00410C39" w:rsidP="00410C39">
            <w:pPr>
              <w:widowControl w:val="0"/>
              <w:autoSpaceDE w:val="0"/>
              <w:autoSpaceDN w:val="0"/>
              <w:adjustRightInd w:val="0"/>
              <w:rPr>
                <w:del w:id="682" w:author="Jonathan Ling" w:date="2016-12-09T15:11:00Z"/>
                <w:rFonts w:ascii="Helvetica" w:hAnsi="Helvetica" w:cs="Helvetica"/>
                <w:szCs w:val="22"/>
                <w:lang w:val="en-US" w:eastAsia="zh-CN"/>
              </w:rPr>
            </w:pPr>
            <w:del w:id="683" w:author="Jonathan Ling" w:date="2016-12-09T15:11:00Z">
              <w:r w:rsidDel="008231B6">
                <w:rPr>
                  <w:rFonts w:ascii="Helvetica" w:hAnsi="Helvetica" w:cs="Helvetica"/>
                  <w:szCs w:val="22"/>
                  <w:lang w:val="en-US" w:eastAsia="zh-CN"/>
                </w:rPr>
                <w:delText>address the complexity of enterprise</w:delText>
              </w:r>
            </w:del>
          </w:p>
          <w:p w:rsidR="00410C39" w:rsidRDefault="00410C39" w:rsidP="00410C39">
            <w:pPr>
              <w:pStyle w:val="BodyText"/>
              <w:ind w:left="0"/>
            </w:pPr>
            <w:del w:id="684" w:author="Jonathan Ling" w:date="2016-12-09T15:11:00Z">
              <w:r w:rsidDel="008231B6">
                <w:rPr>
                  <w:rFonts w:ascii="Helvetica" w:hAnsi="Helvetica" w:cs="Helvetica"/>
                  <w:szCs w:val="22"/>
                  <w:lang w:eastAsia="zh-CN"/>
                </w:rPr>
                <w:delText>application develo</w:delText>
              </w:r>
              <w:r w:rsidR="003A56FD" w:rsidDel="008231B6">
                <w:rPr>
                  <w:rFonts w:ascii="Helvetica" w:hAnsi="Helvetica" w:cs="Helvetica"/>
                  <w:szCs w:val="22"/>
                  <w:lang w:eastAsia="zh-CN"/>
                </w:rPr>
                <w:delText>pm</w:delText>
              </w:r>
              <w:r w:rsidDel="008231B6">
                <w:rPr>
                  <w:rFonts w:ascii="Helvetica" w:hAnsi="Helvetica" w:cs="Helvetica"/>
                  <w:szCs w:val="22"/>
                  <w:lang w:eastAsia="zh-CN"/>
                </w:rPr>
                <w:delText>ent created.</w:delText>
              </w:r>
            </w:del>
            <w:ins w:id="685" w:author="Jonathan Ling" w:date="2016-12-09T15:11:00Z">
              <w:r w:rsidR="008231B6">
                <w:rPr>
                  <w:rFonts w:ascii="Helvetica" w:hAnsi="Helvetica" w:cs="Helvetica"/>
                  <w:szCs w:val="22"/>
                  <w:lang w:eastAsia="zh-CN"/>
                </w:rPr>
                <w:t>Source framework for all android apps</w:t>
              </w:r>
            </w:ins>
          </w:p>
        </w:tc>
      </w:tr>
      <w:tr w:rsidR="005C58E5" w:rsidTr="00410C39">
        <w:tc>
          <w:tcPr>
            <w:tcW w:w="1951" w:type="dxa"/>
          </w:tcPr>
          <w:p w:rsidR="005C58E5" w:rsidRDefault="005C58E5" w:rsidP="00410C39">
            <w:pPr>
              <w:pStyle w:val="BodyText"/>
              <w:ind w:left="0"/>
              <w:rPr>
                <w:lang w:eastAsia="zh-CN"/>
              </w:rPr>
            </w:pPr>
            <w:del w:id="686" w:author="Jonathan Ling" w:date="2016-12-09T15:10:00Z">
              <w:r w:rsidDel="008231B6">
                <w:rPr>
                  <w:rFonts w:hint="eastAsia"/>
                  <w:lang w:eastAsia="zh-CN"/>
                </w:rPr>
                <w:delText>Joda Time</w:delText>
              </w:r>
            </w:del>
            <w:ins w:id="687" w:author="Jonathan Ling" w:date="2016-12-09T15:10:00Z">
              <w:r w:rsidR="008231B6">
                <w:rPr>
                  <w:lang w:eastAsia="zh-CN"/>
                </w:rPr>
                <w:t>couchbase-lite</w:t>
              </w:r>
            </w:ins>
          </w:p>
        </w:tc>
        <w:tc>
          <w:tcPr>
            <w:tcW w:w="1842" w:type="dxa"/>
          </w:tcPr>
          <w:p w:rsidR="005C58E5" w:rsidRDefault="008231B6" w:rsidP="00410C39">
            <w:pPr>
              <w:pStyle w:val="BodyText"/>
              <w:ind w:left="0"/>
              <w:rPr>
                <w:lang w:eastAsia="zh-CN"/>
              </w:rPr>
            </w:pPr>
            <w:ins w:id="688" w:author="Jonathan Ling" w:date="2016-12-09T15:10:00Z">
              <w:r>
                <w:rPr>
                  <w:lang w:eastAsia="zh-CN"/>
                </w:rPr>
                <w:t>1</w:t>
              </w:r>
            </w:ins>
            <w:del w:id="689" w:author="Jonathan Ling" w:date="2016-12-09T15:10:00Z">
              <w:r w:rsidR="005C58E5" w:rsidDel="008231B6">
                <w:rPr>
                  <w:rFonts w:hint="eastAsia"/>
                  <w:lang w:eastAsia="zh-CN"/>
                </w:rPr>
                <w:delText>2</w:delText>
              </w:r>
            </w:del>
            <w:r w:rsidR="005C58E5">
              <w:rPr>
                <w:rFonts w:hint="eastAsia"/>
                <w:lang w:eastAsia="zh-CN"/>
              </w:rPr>
              <w:t>.</w:t>
            </w:r>
            <w:ins w:id="690" w:author="Jonathan Ling" w:date="2016-12-09T15:10:00Z">
              <w:r>
                <w:rPr>
                  <w:lang w:eastAsia="zh-CN"/>
                </w:rPr>
                <w:t>3</w:t>
              </w:r>
            </w:ins>
            <w:del w:id="691" w:author="Jonathan Ling" w:date="2016-12-09T15:10:00Z">
              <w:r w:rsidR="005C58E5" w:rsidDel="008231B6">
                <w:rPr>
                  <w:rFonts w:hint="eastAsia"/>
                  <w:lang w:eastAsia="zh-CN"/>
                </w:rPr>
                <w:delText>8</w:delText>
              </w:r>
            </w:del>
            <w:r w:rsidR="005C58E5">
              <w:rPr>
                <w:rFonts w:hint="eastAsia"/>
                <w:lang w:eastAsia="zh-CN"/>
              </w:rPr>
              <w:t>.1</w:t>
            </w:r>
          </w:p>
        </w:tc>
        <w:tc>
          <w:tcPr>
            <w:tcW w:w="4020" w:type="dxa"/>
          </w:tcPr>
          <w:p w:rsidR="005C58E5" w:rsidRPr="005C58E5" w:rsidRDefault="005C58E5" w:rsidP="00410C39">
            <w:pPr>
              <w:widowControl w:val="0"/>
              <w:autoSpaceDE w:val="0"/>
              <w:autoSpaceDN w:val="0"/>
              <w:adjustRightInd w:val="0"/>
              <w:rPr>
                <w:rFonts w:ascii="Helvetica" w:hAnsi="Helvetica" w:cs="Helvetica"/>
                <w:szCs w:val="22"/>
                <w:lang w:val="en-US" w:eastAsia="zh-CN"/>
              </w:rPr>
            </w:pPr>
            <w:del w:id="692" w:author="Jonathan Ling" w:date="2016-12-09T15:10:00Z">
              <w:r w:rsidDel="008231B6">
                <w:rPr>
                  <w:rFonts w:ascii="Helvetica" w:hAnsi="Helvetica" w:cs="Helvetica" w:hint="eastAsia"/>
                  <w:szCs w:val="22"/>
                  <w:lang w:val="en-US" w:eastAsia="zh-CN"/>
                </w:rPr>
                <w:delText xml:space="preserve">This is used for </w:delText>
              </w:r>
              <w:r w:rsidDel="008231B6">
                <w:rPr>
                  <w:rFonts w:ascii="Helvetica" w:hAnsi="Helvetica" w:cs="Helvetica"/>
                  <w:szCs w:val="22"/>
                  <w:lang w:val="en-US" w:eastAsia="zh-CN"/>
                </w:rPr>
                <w:delText>convenient</w:delText>
              </w:r>
              <w:r w:rsidDel="008231B6">
                <w:rPr>
                  <w:rFonts w:ascii="Helvetica" w:hAnsi="Helvetica" w:cs="Helvetica" w:hint="eastAsia"/>
                  <w:szCs w:val="22"/>
                  <w:lang w:val="en-US" w:eastAsia="zh-CN"/>
                </w:rPr>
                <w:delText xml:space="preserve"> time calculation</w:delText>
              </w:r>
            </w:del>
            <w:ins w:id="693" w:author="Jonathan Ling" w:date="2016-12-09T15:10:00Z">
              <w:r w:rsidR="008231B6">
                <w:rPr>
                  <w:rFonts w:ascii="Helvetica" w:hAnsi="Helvetica" w:cs="Helvetica"/>
                  <w:szCs w:val="22"/>
                  <w:lang w:val="en-US" w:eastAsia="zh-CN"/>
                </w:rPr>
                <w:t>Allowes access to internal phone database as well as cloud</w:t>
              </w:r>
            </w:ins>
          </w:p>
        </w:tc>
      </w:tr>
      <w:tr w:rsidR="005C58E5" w:rsidTr="00410C39">
        <w:tc>
          <w:tcPr>
            <w:tcW w:w="1951" w:type="dxa"/>
          </w:tcPr>
          <w:p w:rsidR="005C58E5" w:rsidRDefault="005C58E5" w:rsidP="00410C39">
            <w:pPr>
              <w:pStyle w:val="BodyText"/>
              <w:ind w:left="0"/>
              <w:rPr>
                <w:lang w:eastAsia="zh-CN"/>
              </w:rPr>
            </w:pPr>
            <w:del w:id="694" w:author="Jonathan Ling" w:date="2016-12-09T15:10:00Z">
              <w:r w:rsidDel="008231B6">
                <w:rPr>
                  <w:rFonts w:hint="eastAsia"/>
                  <w:lang w:eastAsia="zh-CN"/>
                </w:rPr>
                <w:delText>Apache Commons IO</w:delText>
              </w:r>
            </w:del>
            <w:ins w:id="695" w:author="Jonathan Ling" w:date="2016-12-09T15:10:00Z">
              <w:r w:rsidR="008231B6">
                <w:rPr>
                  <w:lang w:eastAsia="zh-CN"/>
                </w:rPr>
                <w:t>butterknife</w:t>
              </w:r>
            </w:ins>
          </w:p>
        </w:tc>
        <w:tc>
          <w:tcPr>
            <w:tcW w:w="1842" w:type="dxa"/>
          </w:tcPr>
          <w:p w:rsidR="005C58E5" w:rsidRDefault="008231B6" w:rsidP="00410C39">
            <w:pPr>
              <w:pStyle w:val="BodyText"/>
              <w:ind w:left="0"/>
              <w:rPr>
                <w:lang w:eastAsia="zh-CN"/>
              </w:rPr>
            </w:pPr>
            <w:ins w:id="696" w:author="Jonathan Ling" w:date="2016-12-09T15:11:00Z">
              <w:r>
                <w:rPr>
                  <w:lang w:eastAsia="zh-CN"/>
                </w:rPr>
                <w:t>7.0.1</w:t>
              </w:r>
            </w:ins>
            <w:del w:id="697" w:author="Jonathan Ling" w:date="2016-12-09T15:11:00Z">
              <w:r w:rsidR="005C58E5" w:rsidDel="008231B6">
                <w:rPr>
                  <w:rFonts w:hint="eastAsia"/>
                  <w:lang w:eastAsia="zh-CN"/>
                </w:rPr>
                <w:delText>2.4</w:delText>
              </w:r>
            </w:del>
          </w:p>
        </w:tc>
        <w:tc>
          <w:tcPr>
            <w:tcW w:w="4020" w:type="dxa"/>
          </w:tcPr>
          <w:p w:rsidR="005C58E5" w:rsidRDefault="005C58E5" w:rsidP="00410C39">
            <w:pPr>
              <w:widowControl w:val="0"/>
              <w:autoSpaceDE w:val="0"/>
              <w:autoSpaceDN w:val="0"/>
              <w:adjustRightInd w:val="0"/>
              <w:rPr>
                <w:rFonts w:ascii="Helvetica" w:hAnsi="Helvetica" w:cs="Helvetica"/>
                <w:szCs w:val="22"/>
                <w:lang w:val="en-US" w:eastAsia="zh-CN"/>
              </w:rPr>
            </w:pPr>
            <w:r>
              <w:t xml:space="preserve">a library of utilities to assist with </w:t>
            </w:r>
            <w:del w:id="698" w:author="Jonathan Ling" w:date="2016-12-09T15:11:00Z">
              <w:r w:rsidDel="008231B6">
                <w:delText>developing IO functionality</w:delText>
              </w:r>
            </w:del>
            <w:ins w:id="699" w:author="Jonathan Ling" w:date="2016-12-09T15:11:00Z">
              <w:r w:rsidR="008231B6">
                <w:t>bind variables to other components of the app</w:t>
              </w:r>
            </w:ins>
            <w:r>
              <w:t>.</w:t>
            </w:r>
          </w:p>
        </w:tc>
      </w:tr>
    </w:tbl>
    <w:p w:rsidR="00410C39" w:rsidRPr="00410C39" w:rsidRDefault="00410C39" w:rsidP="00410C39">
      <w:pPr>
        <w:pStyle w:val="BodyText"/>
      </w:pPr>
    </w:p>
    <w:p w:rsidR="00CA6D62" w:rsidRPr="00CA6D62" w:rsidRDefault="00AC2DD1" w:rsidP="003A56FD">
      <w:pPr>
        <w:pStyle w:val="Heading1"/>
      </w:pPr>
      <w:r>
        <w:lastRenderedPageBreak/>
        <w:t>Limitations</w:t>
      </w:r>
    </w:p>
    <w:p w:rsidR="00AC2DD1" w:rsidDel="00D83FB5" w:rsidRDefault="00410C39" w:rsidP="00AC2DD1">
      <w:pPr>
        <w:pStyle w:val="BodyText"/>
        <w:rPr>
          <w:del w:id="700" w:author="Jonathan Ling" w:date="2016-12-09T15:23:00Z"/>
        </w:rPr>
      </w:pPr>
      <w:del w:id="701" w:author="Jonathan Ling" w:date="2016-12-09T15:23:00Z">
        <w:r w:rsidDel="00D83FB5">
          <w:delText>The performance of ENSA limits the number of hour that ENSA could recover, before the southbound files were removed by OSS-RC. The worst case estimation is ENSA is limited to be able to recover 30 hours of history data.</w:delText>
        </w:r>
      </w:del>
    </w:p>
    <w:p w:rsidR="00AC2DD1" w:rsidDel="00D83FB5" w:rsidRDefault="00410C39" w:rsidP="00AC2DD1">
      <w:pPr>
        <w:pStyle w:val="BodyText"/>
        <w:rPr>
          <w:ins w:id="702" w:author="Bo Zhong" w:date="2016-04-26T17:11:00Z"/>
          <w:del w:id="703" w:author="Jonathan Ling" w:date="2016-12-09T15:23:00Z"/>
          <w:lang w:eastAsia="zh-CN"/>
        </w:rPr>
      </w:pPr>
      <w:del w:id="704" w:author="Jonathan Ling" w:date="2016-12-09T15:23:00Z">
        <w:r w:rsidDel="00D83FB5">
          <w:delText xml:space="preserve">After the </w:delText>
        </w:r>
      </w:del>
      <w:ins w:id="705" w:author="Bo Zhong" w:date="2016-04-26T17:11:00Z">
        <w:del w:id="706" w:author="Jonathan Ling" w:date="2016-12-09T15:23:00Z">
          <w:r w:rsidR="0064705F" w:rsidDel="00D83FB5">
            <w:rPr>
              <w:rFonts w:hint="eastAsia"/>
              <w:lang w:eastAsia="zh-CN"/>
            </w:rPr>
            <w:delText>hardware</w:delText>
          </w:r>
        </w:del>
      </w:ins>
      <w:del w:id="707" w:author="Jonathan Ling" w:date="2016-12-09T15:23:00Z">
        <w:r w:rsidDel="00D83FB5">
          <w:delText xml:space="preserve">Active/Standby switching, the daily aggregation file for the day when the switching occurred will contain only the counters after the switching happens. The counters before the switching were aggregated to hourly files which are stored in the previously active blade and thus </w:delText>
        </w:r>
        <w:r w:rsidR="00E604A4" w:rsidDel="00D83FB5">
          <w:delText>are</w:delText>
        </w:r>
        <w:r w:rsidDel="00D83FB5">
          <w:delText xml:space="preserve"> not accessible by the current active</w:delText>
        </w:r>
      </w:del>
      <w:ins w:id="708" w:author="Bo Zhong" w:date="2016-04-26T17:14:00Z">
        <w:del w:id="709" w:author="Jonathan Ling" w:date="2016-12-09T15:23:00Z">
          <w:r w:rsidR="0064705F" w:rsidDel="00D83FB5">
            <w:rPr>
              <w:rFonts w:hint="eastAsia"/>
              <w:lang w:eastAsia="zh-CN"/>
            </w:rPr>
            <w:delText xml:space="preserve">working </w:delText>
          </w:r>
        </w:del>
      </w:ins>
      <w:del w:id="710" w:author="Jonathan Ling" w:date="2016-12-09T15:23:00Z">
        <w:r w:rsidDel="00D83FB5">
          <w:delText xml:space="preserve"> blade</w:delText>
        </w:r>
      </w:del>
      <w:ins w:id="711" w:author="Bo Zhong" w:date="2016-04-26T17:14:00Z">
        <w:del w:id="712" w:author="Jonathan Ling" w:date="2016-12-09T15:23:00Z">
          <w:r w:rsidR="0064705F" w:rsidDel="00D83FB5">
            <w:rPr>
              <w:rFonts w:hint="eastAsia"/>
              <w:lang w:eastAsia="zh-CN"/>
            </w:rPr>
            <w:delText xml:space="preserve"> </w:delText>
          </w:r>
        </w:del>
      </w:ins>
      <w:del w:id="713" w:author="Jonathan Ling" w:date="2016-12-09T15:23:00Z">
        <w:r w:rsidDel="00D83FB5">
          <w:delText>.</w:delText>
        </w:r>
      </w:del>
      <w:ins w:id="714" w:author="Bo Zhong" w:date="2016-04-26T17:14:00Z">
        <w:del w:id="715" w:author="Jonathan Ling" w:date="2016-12-09T15:23:00Z">
          <w:r w:rsidR="0064705F" w:rsidDel="00D83FB5">
            <w:rPr>
              <w:rFonts w:hint="eastAsia"/>
              <w:lang w:eastAsia="zh-CN"/>
            </w:rPr>
            <w:delText>after the switching happened.</w:delText>
          </w:r>
        </w:del>
      </w:ins>
    </w:p>
    <w:p w:rsidR="0064705F" w:rsidDel="00D83FB5" w:rsidRDefault="0064705F" w:rsidP="00AC2DD1">
      <w:pPr>
        <w:pStyle w:val="BodyText"/>
        <w:rPr>
          <w:ins w:id="716" w:author="Bo Zhong" w:date="2016-04-26T17:12:00Z"/>
          <w:del w:id="717" w:author="Jonathan Ling" w:date="2016-12-09T15:23:00Z"/>
          <w:lang w:eastAsia="zh-CN"/>
        </w:rPr>
      </w:pPr>
      <w:ins w:id="718" w:author="Bo Zhong" w:date="2016-04-26T17:11:00Z">
        <w:del w:id="719" w:author="Jonathan Ling" w:date="2016-12-09T15:23:00Z">
          <w:r w:rsidDel="00D83FB5">
            <w:rPr>
              <w:rFonts w:hint="eastAsia"/>
              <w:lang w:eastAsia="zh-CN"/>
            </w:rPr>
            <w:delText xml:space="preserve">When there is hardware failure on one ENSA server, and the service needs to be switched to the </w:delText>
          </w:r>
        </w:del>
      </w:ins>
      <w:ins w:id="720" w:author="Bo Zhong" w:date="2016-04-26T17:12:00Z">
        <w:del w:id="721" w:author="Jonathan Ling" w:date="2016-12-09T15:23:00Z">
          <w:r w:rsidDel="00D83FB5">
            <w:rPr>
              <w:lang w:eastAsia="zh-CN"/>
            </w:rPr>
            <w:delText>redundancy</w:delText>
          </w:r>
        </w:del>
      </w:ins>
      <w:ins w:id="722" w:author="Bo Zhong" w:date="2016-04-26T17:11:00Z">
        <w:del w:id="723" w:author="Jonathan Ling" w:date="2016-12-09T15:23:00Z">
          <w:r w:rsidDel="00D83FB5">
            <w:rPr>
              <w:rFonts w:hint="eastAsia"/>
              <w:lang w:eastAsia="zh-CN"/>
            </w:rPr>
            <w:delText xml:space="preserve"> </w:delText>
          </w:r>
        </w:del>
      </w:ins>
      <w:ins w:id="724" w:author="Bo Zhong" w:date="2016-04-26T17:12:00Z">
        <w:del w:id="725" w:author="Jonathan Ling" w:date="2016-12-09T15:23:00Z">
          <w:r w:rsidDel="00D83FB5">
            <w:rPr>
              <w:rFonts w:hint="eastAsia"/>
              <w:lang w:eastAsia="zh-CN"/>
            </w:rPr>
            <w:delText>server, this process needs to be performed manually.</w:delText>
          </w:r>
        </w:del>
      </w:ins>
    </w:p>
    <w:p w:rsidR="0064705F" w:rsidDel="00D83FB5" w:rsidRDefault="0064705F" w:rsidP="00AC2DD1">
      <w:pPr>
        <w:pStyle w:val="BodyText"/>
        <w:rPr>
          <w:del w:id="726" w:author="Jonathan Ling" w:date="2016-12-09T15:23:00Z"/>
          <w:lang w:eastAsia="zh-CN"/>
        </w:rPr>
      </w:pPr>
    </w:p>
    <w:p w:rsidR="002B2B82" w:rsidDel="00D83FB5" w:rsidRDefault="002B2B82" w:rsidP="00AC2DD1">
      <w:pPr>
        <w:pStyle w:val="BodyText"/>
        <w:rPr>
          <w:del w:id="727" w:author="Jonathan Ling" w:date="2016-12-09T15:23:00Z"/>
          <w:lang w:eastAsia="zh-CN"/>
        </w:rPr>
      </w:pPr>
      <w:del w:id="728" w:author="Jonathan Ling" w:date="2016-12-09T15:23:00Z">
        <w:r w:rsidDel="00D83FB5">
          <w:rPr>
            <w:rFonts w:hint="eastAsia"/>
            <w:lang w:eastAsia="zh-CN"/>
          </w:rPr>
          <w:delText xml:space="preserve">Manual history recovery can affect </w:delText>
        </w:r>
        <w:r w:rsidR="00CD0DC6" w:rsidDel="00D83FB5">
          <w:rPr>
            <w:rFonts w:hint="eastAsia"/>
            <w:lang w:eastAsia="zh-CN"/>
          </w:rPr>
          <w:delText xml:space="preserve">the performance of </w:delText>
        </w:r>
        <w:r w:rsidR="00CA6D62" w:rsidDel="00D83FB5">
          <w:rPr>
            <w:lang w:eastAsia="zh-CN"/>
          </w:rPr>
          <w:delText>normal ENSA process</w:delText>
        </w:r>
        <w:r w:rsidR="000B0AF1" w:rsidDel="00D83FB5">
          <w:rPr>
            <w:lang w:eastAsia="zh-CN"/>
          </w:rPr>
          <w:delText>.</w:delText>
        </w:r>
      </w:del>
    </w:p>
    <w:p w:rsidR="000B0AF1" w:rsidDel="00D83FB5" w:rsidRDefault="000B0AF1" w:rsidP="00AC2DD1">
      <w:pPr>
        <w:pStyle w:val="BodyText"/>
        <w:rPr>
          <w:del w:id="729" w:author="Jonathan Ling" w:date="2016-12-09T15:23:00Z"/>
          <w:lang w:eastAsia="zh-CN"/>
        </w:rPr>
      </w:pPr>
    </w:p>
    <w:p w:rsidR="000B0AF1" w:rsidRDefault="000B0AF1" w:rsidP="00AC2DD1">
      <w:pPr>
        <w:pStyle w:val="BodyText"/>
        <w:rPr>
          <w:ins w:id="730" w:author="Jonathan Ling" w:date="2016-12-09T15:23:00Z"/>
        </w:rPr>
      </w:pPr>
      <w:del w:id="731" w:author="Jonathan Ling" w:date="2016-12-09T15:23:00Z">
        <w:r w:rsidDel="00D83FB5">
          <w:rPr>
            <w:lang w:eastAsia="zh-CN"/>
          </w:rPr>
          <w:delText>Daily aggregation will not check the completion of hourly aggregation of the day. The daily aggregation will only include the hours that have completed hourly aggregation.</w:delText>
        </w:r>
      </w:del>
      <w:ins w:id="732" w:author="Jonathan Ling" w:date="2016-12-09T15:23:00Z">
        <w:r w:rsidR="00D83FB5">
          <w:t xml:space="preserve">Currently, there is no option to create a custom route but it is in progress. Also </w:t>
        </w:r>
      </w:ins>
      <w:ins w:id="733" w:author="Jonathan Ling" w:date="2016-12-09T15:27:00Z">
        <w:r w:rsidR="00D83FB5">
          <w:t>synchronization</w:t>
        </w:r>
      </w:ins>
      <w:ins w:id="734" w:author="Jonathan Ling" w:date="2016-12-09T15:23:00Z">
        <w:r w:rsidR="00D83FB5">
          <w:t xml:space="preserve"> can be unstable in areas with unstable connection. </w:t>
        </w:r>
      </w:ins>
      <w:ins w:id="735" w:author="Jonathan Ling" w:date="2016-12-09T15:27:00Z">
        <w:r w:rsidR="00D83FB5">
          <w:t>Synchronization</w:t>
        </w:r>
      </w:ins>
      <w:ins w:id="736" w:author="Jonathan Ling" w:date="2016-12-09T15:23:00Z">
        <w:r w:rsidR="00D83FB5">
          <w:t xml:space="preserve"> has to work on demand even if the query is updated regularly on the phone.</w:t>
        </w:r>
      </w:ins>
    </w:p>
    <w:p w:rsidR="00D83FB5" w:rsidRPr="00AC2DD1" w:rsidRDefault="00D83FB5" w:rsidP="00AC2DD1">
      <w:pPr>
        <w:pStyle w:val="BodyText"/>
        <w:rPr>
          <w:lang w:eastAsia="zh-CN"/>
        </w:rPr>
      </w:pPr>
      <w:ins w:id="737" w:author="Jonathan Ling" w:date="2016-12-09T15:24:00Z">
        <w:r>
          <w:t>Heavy use of the camera could be a huge usage of the battery.</w:t>
        </w:r>
      </w:ins>
      <w:ins w:id="738" w:author="Jonathan Ling" w:date="2016-12-12T09:25:00Z">
        <w:r w:rsidR="005A65D8">
          <w:t xml:space="preserve"> The EasyPR dependency has been known to place the pictures in different locations and has been modified by its author to fix this, but there could still be cases of photos not being found on the phone.</w:t>
        </w:r>
      </w:ins>
    </w:p>
    <w:sectPr w:rsidR="00D83FB5" w:rsidRPr="00AC2DD1">
      <w:headerReference w:type="default" r:id="rId15"/>
      <w:pgSz w:w="11907" w:h="16840" w:code="9"/>
      <w:pgMar w:top="1418" w:right="567" w:bottom="1418" w:left="1191" w:header="34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907" w:rsidRDefault="00FA6907">
      <w:r>
        <w:separator/>
      </w:r>
    </w:p>
  </w:endnote>
  <w:endnote w:type="continuationSeparator" w:id="0">
    <w:p w:rsidR="00FA6907" w:rsidRDefault="00FA6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MS PGothic">
    <w:panose1 w:val="020B0600070205080204"/>
    <w:charset w:val="80"/>
    <w:family w:val="swiss"/>
    <w:pitch w:val="variable"/>
    <w:sig w:usb0="E00002FF" w:usb1="6AC7FDFB" w:usb2="00000012" w:usb3="00000000" w:csb0="0002009F" w:csb1="00000000"/>
  </w:font>
  <w:font w:name="Ericsson Capital TT">
    <w:panose1 w:val="02000503000000020004"/>
    <w:charset w:val="00"/>
    <w:family w:val="auto"/>
    <w:pitch w:val="variable"/>
    <w:sig w:usb0="800002A7" w:usb1="4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907" w:rsidRDefault="00FA6907">
      <w:r>
        <w:separator/>
      </w:r>
    </w:p>
  </w:footnote>
  <w:footnote w:type="continuationSeparator" w:id="0">
    <w:p w:rsidR="00FA6907" w:rsidRDefault="00FA6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5326BC" w:rsidRPr="000D284B">
      <w:trPr>
        <w:gridAfter w:val="1"/>
        <w:wAfter w:w="11" w:type="dxa"/>
        <w:hidden/>
      </w:trPr>
      <w:tc>
        <w:tcPr>
          <w:tcW w:w="5145" w:type="dxa"/>
          <w:gridSpan w:val="2"/>
        </w:tcPr>
        <w:p w:rsidR="005326BC" w:rsidRPr="000D284B" w:rsidRDefault="005326BC">
          <w:pPr>
            <w:pStyle w:val="Header"/>
            <w:tabs>
              <w:tab w:val="left" w:pos="3048"/>
            </w:tabs>
            <w:rPr>
              <w:vanish/>
            </w:rPr>
          </w:pPr>
        </w:p>
      </w:tc>
      <w:tc>
        <w:tcPr>
          <w:tcW w:w="3927" w:type="dxa"/>
          <w:gridSpan w:val="3"/>
        </w:tcPr>
        <w:p w:rsidR="005326BC" w:rsidRPr="000D284B" w:rsidRDefault="005326BC">
          <w:pPr>
            <w:pStyle w:val="Header"/>
          </w:pPr>
          <w:r w:rsidRPr="000D284B">
            <w:fldChar w:fldCharType="begin"/>
          </w:r>
          <w:r w:rsidRPr="000D284B">
            <w:instrText xml:space="preserve"> DOCPROPERTY "Information"  \* MERGEFORMAT </w:instrText>
          </w:r>
          <w:r w:rsidRPr="000D284B">
            <w:fldChar w:fldCharType="end"/>
          </w:r>
        </w:p>
      </w:tc>
      <w:tc>
        <w:tcPr>
          <w:tcW w:w="1134" w:type="dxa"/>
        </w:tcPr>
        <w:p w:rsidR="005326BC" w:rsidRPr="000D284B" w:rsidRDefault="005326BC">
          <w:pPr>
            <w:pStyle w:val="Header"/>
          </w:pPr>
        </w:p>
      </w:tc>
    </w:tr>
    <w:tr w:rsidR="005326BC" w:rsidRPr="000D284B">
      <w:trPr>
        <w:gridAfter w:val="1"/>
        <w:wAfter w:w="11" w:type="dxa"/>
        <w:trHeight w:val="480"/>
      </w:trPr>
      <w:tc>
        <w:tcPr>
          <w:tcW w:w="5145" w:type="dxa"/>
          <w:gridSpan w:val="2"/>
        </w:tcPr>
        <w:p w:rsidR="005326BC" w:rsidRPr="000D284B" w:rsidRDefault="00046FF3">
          <w:pPr>
            <w:pStyle w:val="Header"/>
          </w:pPr>
          <w:r w:rsidRPr="000D284B">
            <w:rPr>
              <w:lang w:eastAsia="zh-CN"/>
            </w:rPr>
            <w:drawing>
              <wp:inline distT="0" distB="0" distL="0" distR="0" wp14:anchorId="4D906BD5" wp14:editId="388599BB">
                <wp:extent cx="1155700" cy="233045"/>
                <wp:effectExtent l="0" t="0" r="6350" b="0"/>
                <wp:docPr id="1" name="Picture 1"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_po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5700" cy="233045"/>
                        </a:xfrm>
                        <a:prstGeom prst="rect">
                          <a:avLst/>
                        </a:prstGeom>
                        <a:noFill/>
                        <a:ln>
                          <a:noFill/>
                        </a:ln>
                      </pic:spPr>
                    </pic:pic>
                  </a:graphicData>
                </a:graphic>
              </wp:inline>
            </w:drawing>
          </w:r>
        </w:p>
      </w:tc>
      <w:tc>
        <w:tcPr>
          <w:tcW w:w="3927" w:type="dxa"/>
          <w:gridSpan w:val="3"/>
        </w:tcPr>
        <w:p w:rsidR="005326BC" w:rsidRPr="000D284B" w:rsidRDefault="00FA6907">
          <w:pPr>
            <w:pStyle w:val="Header"/>
          </w:pPr>
          <w:fldSimple w:instr=" DOCPROPERTY  SecurityClass  \* MERGEFORMAT ">
            <w:r w:rsidR="00695821">
              <w:t>Ericsson Internal</w:t>
            </w:r>
          </w:fldSimple>
        </w:p>
        <w:p w:rsidR="005326BC" w:rsidRPr="000D284B" w:rsidRDefault="005326BC">
          <w:pPr>
            <w:pStyle w:val="Header"/>
            <w:rPr>
              <w:caps/>
            </w:rPr>
          </w:pPr>
          <w:r w:rsidRPr="000D284B">
            <w:rPr>
              <w:caps/>
            </w:rPr>
            <w:fldChar w:fldCharType="begin"/>
          </w:r>
          <w:r w:rsidRPr="000D284B">
            <w:rPr>
              <w:caps/>
            </w:rPr>
            <w:instrText xml:space="preserve"> DOCPROPERTY "DocName"  \* MERGEFORMAT </w:instrText>
          </w:r>
          <w:r w:rsidRPr="000D284B">
            <w:rPr>
              <w:caps/>
            </w:rPr>
            <w:fldChar w:fldCharType="separate"/>
          </w:r>
          <w:r w:rsidR="00695821">
            <w:rPr>
              <w:caps/>
            </w:rPr>
            <w:t>DESCRIPTION</w:t>
          </w:r>
          <w:r w:rsidRPr="000D284B">
            <w:rPr>
              <w:caps/>
            </w:rPr>
            <w:fldChar w:fldCharType="end"/>
          </w:r>
        </w:p>
      </w:tc>
      <w:tc>
        <w:tcPr>
          <w:tcW w:w="1134" w:type="dxa"/>
        </w:tcPr>
        <w:p w:rsidR="005326BC" w:rsidRPr="000D284B" w:rsidRDefault="005326BC">
          <w:pPr>
            <w:pStyle w:val="Header"/>
            <w:jc w:val="right"/>
          </w:pPr>
        </w:p>
        <w:p w:rsidR="005326BC" w:rsidRPr="000D284B" w:rsidRDefault="005326BC">
          <w:pPr>
            <w:pStyle w:val="Header"/>
            <w:jc w:val="right"/>
          </w:pPr>
          <w:r w:rsidRPr="000D284B">
            <w:fldChar w:fldCharType="begin"/>
          </w:r>
          <w:r w:rsidRPr="000D284B">
            <w:instrText>\PAGE arab</w:instrText>
          </w:r>
          <w:r w:rsidRPr="000D284B">
            <w:fldChar w:fldCharType="separate"/>
          </w:r>
          <w:r w:rsidR="00695821">
            <w:t>5</w:t>
          </w:r>
          <w:r w:rsidRPr="000D284B">
            <w:fldChar w:fldCharType="end"/>
          </w:r>
          <w:r w:rsidRPr="000D284B">
            <w:t xml:space="preserve"> (</w:t>
          </w:r>
          <w:r w:rsidRPr="000D284B">
            <w:fldChar w:fldCharType="begin"/>
          </w:r>
          <w:r w:rsidRPr="000D284B">
            <w:instrText xml:space="preserve">\NUMPAGES </w:instrText>
          </w:r>
          <w:r w:rsidRPr="000D284B">
            <w:fldChar w:fldCharType="separate"/>
          </w:r>
          <w:r w:rsidR="00695821">
            <w:t>9</w:t>
          </w:r>
          <w:r w:rsidRPr="000D284B">
            <w:fldChar w:fldCharType="end"/>
          </w:r>
          <w:r w:rsidRPr="000D284B">
            <w:t>)</w:t>
          </w:r>
        </w:p>
      </w:tc>
    </w:tr>
    <w:tr w:rsidR="005326BC" w:rsidRPr="000D284B">
      <w:tblPrEx>
        <w:tblCellMar>
          <w:left w:w="7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rsidR="005326BC" w:rsidRPr="000D284B" w:rsidRDefault="005326BC">
          <w:pPr>
            <w:pStyle w:val="NoSpellcheck"/>
          </w:pPr>
          <w:r w:rsidRPr="000D284B">
            <w:t>Prepared (</w:t>
          </w:r>
          <w:r w:rsidR="00B9158A" w:rsidRPr="000D284B">
            <w:t>S</w:t>
          </w:r>
          <w:r w:rsidRPr="000D284B">
            <w:t>ubject resp)</w:t>
          </w:r>
        </w:p>
      </w:tc>
      <w:tc>
        <w:tcPr>
          <w:tcW w:w="5060" w:type="dxa"/>
          <w:gridSpan w:val="4"/>
          <w:tcBorders>
            <w:top w:val="single" w:sz="6" w:space="0" w:color="auto"/>
          </w:tcBorders>
        </w:tcPr>
        <w:p w:rsidR="005326BC" w:rsidRPr="000D284B" w:rsidRDefault="005326BC">
          <w:pPr>
            <w:pStyle w:val="NoSpellcheck"/>
          </w:pPr>
          <w:r w:rsidRPr="000D284B">
            <w:t>No.</w:t>
          </w:r>
        </w:p>
      </w:tc>
    </w:tr>
    <w:tr w:rsidR="005326BC" w:rsidRPr="000D284B">
      <w:tblPrEx>
        <w:tblCellMar>
          <w:left w:w="7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rsidR="005326BC" w:rsidRPr="000D284B" w:rsidRDefault="0023677F">
          <w:pPr>
            <w:pStyle w:val="Header"/>
            <w:tabs>
              <w:tab w:val="clear" w:pos="4320"/>
              <w:tab w:val="clear" w:pos="8640"/>
              <w:tab w:val="left" w:pos="2381"/>
              <w:tab w:val="left" w:pos="2609"/>
              <w:tab w:val="left" w:pos="2835"/>
              <w:tab w:val="left" w:pos="3062"/>
            </w:tabs>
          </w:pPr>
          <w:del w:id="739" w:author="Jonathan Ling" w:date="2016-12-06T09:28:00Z">
            <w:r w:rsidDel="00D551B4">
              <w:fldChar w:fldCharType="begin"/>
            </w:r>
            <w:r w:rsidDel="00D551B4">
              <w:delInstrText xml:space="preserve"> DOCPROPERTY "Prepared" \* MERGEFORMAT </w:delInstrText>
            </w:r>
            <w:r w:rsidDel="00D551B4">
              <w:fldChar w:fldCharType="separate"/>
            </w:r>
            <w:r w:rsidR="005F51F8" w:rsidDel="00D551B4">
              <w:delText>Bo Zhong</w:delText>
            </w:r>
            <w:r w:rsidDel="00D551B4">
              <w:fldChar w:fldCharType="end"/>
            </w:r>
          </w:del>
          <w:ins w:id="740" w:author="Jonathan Ling" w:date="2016-12-06T09:28:00Z">
            <w:r w:rsidR="00D551B4">
              <w:t>Jonathan Ling</w:t>
            </w:r>
          </w:ins>
        </w:p>
      </w:tc>
      <w:tc>
        <w:tcPr>
          <w:tcW w:w="5060" w:type="dxa"/>
          <w:gridSpan w:val="4"/>
          <w:tcBorders>
            <w:bottom w:val="single" w:sz="6" w:space="0" w:color="auto"/>
          </w:tcBorders>
        </w:tcPr>
        <w:p w:rsidR="005326BC" w:rsidRPr="000D284B" w:rsidRDefault="005326BC">
          <w:pPr>
            <w:pStyle w:val="Header"/>
          </w:pPr>
          <w:r w:rsidRPr="000D284B">
            <w:fldChar w:fldCharType="begin"/>
          </w:r>
          <w:r w:rsidRPr="000D284B">
            <w:instrText xml:space="preserve"> DOCPROPERTY "DocNo"  "LangCode" \* MERGEFORMAT </w:instrText>
          </w:r>
          <w:r w:rsidRPr="000D284B">
            <w:fldChar w:fldCharType="end"/>
          </w:r>
        </w:p>
      </w:tc>
    </w:tr>
    <w:tr w:rsidR="005326BC" w:rsidRPr="000D284B">
      <w:tblPrEx>
        <w:tblCellMar>
          <w:left w:w="7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rsidR="005326BC" w:rsidRPr="000D284B" w:rsidRDefault="005326BC">
          <w:pPr>
            <w:pStyle w:val="NoSpellcheck"/>
          </w:pPr>
          <w:r w:rsidRPr="000D284B">
            <w:t>Approved</w:t>
          </w:r>
          <w:r w:rsidR="00B9158A" w:rsidRPr="000D284B">
            <w:t xml:space="preserve"> (Document resp)</w:t>
          </w:r>
        </w:p>
      </w:tc>
      <w:tc>
        <w:tcPr>
          <w:tcW w:w="1319" w:type="dxa"/>
          <w:tcBorders>
            <w:top w:val="single" w:sz="6" w:space="0" w:color="auto"/>
            <w:right w:val="single" w:sz="6" w:space="0" w:color="auto"/>
          </w:tcBorders>
        </w:tcPr>
        <w:p w:rsidR="005326BC" w:rsidRPr="000D284B" w:rsidRDefault="005326BC">
          <w:pPr>
            <w:pStyle w:val="NoSpellcheck"/>
          </w:pPr>
          <w:r w:rsidRPr="000D284B">
            <w:t>Checked</w:t>
          </w:r>
        </w:p>
      </w:tc>
      <w:tc>
        <w:tcPr>
          <w:tcW w:w="1516" w:type="dxa"/>
          <w:tcBorders>
            <w:right w:val="single" w:sz="6" w:space="0" w:color="auto"/>
          </w:tcBorders>
        </w:tcPr>
        <w:p w:rsidR="005326BC" w:rsidRPr="000D284B" w:rsidRDefault="005326BC">
          <w:pPr>
            <w:pStyle w:val="NoSpellcheck"/>
          </w:pPr>
          <w:r w:rsidRPr="000D284B">
            <w:t>Date</w:t>
          </w:r>
        </w:p>
      </w:tc>
      <w:tc>
        <w:tcPr>
          <w:tcW w:w="964" w:type="dxa"/>
        </w:tcPr>
        <w:p w:rsidR="005326BC" w:rsidRPr="000D284B" w:rsidRDefault="005326BC">
          <w:pPr>
            <w:pStyle w:val="NoSpellcheck"/>
          </w:pPr>
          <w:r w:rsidRPr="000D284B">
            <w:t>Rev</w:t>
          </w:r>
        </w:p>
      </w:tc>
      <w:tc>
        <w:tcPr>
          <w:tcW w:w="2579" w:type="dxa"/>
          <w:gridSpan w:val="2"/>
          <w:tcBorders>
            <w:left w:val="single" w:sz="6" w:space="0" w:color="auto"/>
          </w:tcBorders>
        </w:tcPr>
        <w:p w:rsidR="005326BC" w:rsidRPr="000D284B" w:rsidRDefault="005326BC">
          <w:pPr>
            <w:pStyle w:val="NoSpellcheck"/>
          </w:pPr>
          <w:r w:rsidRPr="000D284B">
            <w:t>Reference</w:t>
          </w:r>
        </w:p>
      </w:tc>
    </w:tr>
    <w:tr w:rsidR="005326BC">
      <w:trPr>
        <w:cantSplit/>
        <w:trHeight w:hRule="exact" w:val="300"/>
      </w:trPr>
      <w:tc>
        <w:tcPr>
          <w:tcW w:w="3828" w:type="dxa"/>
          <w:tcBorders>
            <w:left w:val="single" w:sz="6" w:space="0" w:color="auto"/>
            <w:bottom w:val="single" w:sz="6" w:space="0" w:color="auto"/>
          </w:tcBorders>
        </w:tcPr>
        <w:p w:rsidR="005326BC" w:rsidRPr="000D284B" w:rsidRDefault="005326BC">
          <w:pPr>
            <w:pStyle w:val="Header"/>
          </w:pPr>
          <w:r w:rsidRPr="000D284B">
            <w:fldChar w:fldCharType="begin"/>
          </w:r>
          <w:r w:rsidRPr="000D284B">
            <w:instrText xml:space="preserve"> DOCPROPERTY "ApprovedBy" \* MERGEFORMAT </w:instrText>
          </w:r>
          <w:r w:rsidRPr="000D284B">
            <w:fldChar w:fldCharType="end"/>
          </w:r>
        </w:p>
      </w:tc>
      <w:tc>
        <w:tcPr>
          <w:tcW w:w="1318" w:type="dxa"/>
          <w:tcBorders>
            <w:left w:val="nil"/>
            <w:bottom w:val="single" w:sz="6" w:space="0" w:color="auto"/>
            <w:right w:val="single" w:sz="6" w:space="0" w:color="auto"/>
          </w:tcBorders>
        </w:tcPr>
        <w:p w:rsidR="005326BC" w:rsidRPr="000D284B" w:rsidRDefault="005326BC">
          <w:pPr>
            <w:pStyle w:val="Header"/>
          </w:pPr>
          <w:r w:rsidRPr="000D284B">
            <w:fldChar w:fldCharType="begin"/>
          </w:r>
          <w:r w:rsidRPr="000D284B">
            <w:instrText xml:space="preserve"> DOCPROPERTY "Checked" \* MERGEFORMAT </w:instrText>
          </w:r>
          <w:r w:rsidRPr="000D284B">
            <w:fldChar w:fldCharType="end"/>
          </w:r>
        </w:p>
      </w:tc>
      <w:tc>
        <w:tcPr>
          <w:tcW w:w="1518" w:type="dxa"/>
          <w:tcBorders>
            <w:bottom w:val="single" w:sz="6" w:space="0" w:color="auto"/>
          </w:tcBorders>
        </w:tcPr>
        <w:p w:rsidR="005326BC" w:rsidRPr="000D284B" w:rsidRDefault="0023677F">
          <w:pPr>
            <w:pStyle w:val="Header"/>
          </w:pPr>
          <w:del w:id="741" w:author="Jonathan Ling" w:date="2016-12-06T09:28:00Z">
            <w:r w:rsidDel="00D551B4">
              <w:fldChar w:fldCharType="begin"/>
            </w:r>
            <w:r w:rsidDel="00D551B4">
              <w:delInstrText xml:space="preserve"> DOCPROPERTY "Date" \* MERGEFORMAT </w:delInstrText>
            </w:r>
            <w:r w:rsidDel="00D551B4">
              <w:fldChar w:fldCharType="separate"/>
            </w:r>
            <w:r w:rsidR="005F51F8" w:rsidDel="00D551B4">
              <w:delText>2016-03-01</w:delText>
            </w:r>
            <w:r w:rsidDel="00D551B4">
              <w:fldChar w:fldCharType="end"/>
            </w:r>
          </w:del>
          <w:ins w:id="742" w:author="Jonathan Ling" w:date="2016-12-06T09:28:00Z">
            <w:r w:rsidR="00D551B4">
              <w:fldChar w:fldCharType="begin"/>
            </w:r>
            <w:r w:rsidR="00D551B4">
              <w:instrText xml:space="preserve"> DOCPROPERTY "Date" \* MERGEFORMAT </w:instrText>
            </w:r>
            <w:r w:rsidR="00D551B4">
              <w:fldChar w:fldCharType="separate"/>
            </w:r>
          </w:ins>
          <w:ins w:id="743" w:author="Jonathan Ling" w:date="2016-12-12T13:50:00Z">
            <w:r w:rsidR="00695821">
              <w:t>2016-03-01</w:t>
            </w:r>
          </w:ins>
          <w:ins w:id="744" w:author="Jonathan Ling" w:date="2016-12-06T09:28:00Z">
            <w:r w:rsidR="00D551B4">
              <w:fldChar w:fldCharType="end"/>
            </w:r>
          </w:ins>
        </w:p>
      </w:tc>
      <w:tc>
        <w:tcPr>
          <w:tcW w:w="964" w:type="dxa"/>
          <w:tcBorders>
            <w:bottom w:val="single" w:sz="6" w:space="0" w:color="auto"/>
          </w:tcBorders>
        </w:tcPr>
        <w:p w:rsidR="005326BC" w:rsidRPr="000D284B" w:rsidRDefault="00FA6907" w:rsidP="006E0392">
          <w:pPr>
            <w:pStyle w:val="Header"/>
          </w:pPr>
          <w:fldSimple w:instr=" DOCPROPERTY &quot;Revision&quot; \* MERGEFORMAT ">
            <w:r w:rsidR="00695821">
              <w:t>PA2</w:t>
            </w:r>
          </w:fldSimple>
        </w:p>
      </w:tc>
      <w:tc>
        <w:tcPr>
          <w:tcW w:w="2589" w:type="dxa"/>
          <w:gridSpan w:val="3"/>
          <w:tcBorders>
            <w:left w:val="single" w:sz="6" w:space="0" w:color="auto"/>
            <w:bottom w:val="single" w:sz="6" w:space="0" w:color="auto"/>
          </w:tcBorders>
        </w:tcPr>
        <w:p w:rsidR="005326BC" w:rsidRPr="000D284B" w:rsidRDefault="005326BC">
          <w:pPr>
            <w:pStyle w:val="Header"/>
          </w:pPr>
          <w:r w:rsidRPr="000D284B">
            <w:fldChar w:fldCharType="begin"/>
          </w:r>
          <w:r w:rsidRPr="000D284B">
            <w:instrText xml:space="preserve"> DOCPROPERTY "Reference" \* MERGEFORMAT </w:instrText>
          </w:r>
          <w:r w:rsidRPr="000D284B">
            <w:fldChar w:fldCharType="end"/>
          </w:r>
        </w:p>
      </w:tc>
    </w:tr>
  </w:tbl>
  <w:p w:rsidR="005326BC" w:rsidRDefault="00532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664B1A"/>
    <w:lvl w:ilvl="0">
      <w:start w:val="1"/>
      <w:numFmt w:val="decimal"/>
      <w:pStyle w:val="ListNumber5"/>
      <w:lvlText w:val="%1."/>
      <w:lvlJc w:val="left"/>
      <w:pPr>
        <w:tabs>
          <w:tab w:val="num" w:pos="1492"/>
        </w:tabs>
        <w:ind w:left="1492" w:hanging="360"/>
      </w:pPr>
    </w:lvl>
  </w:abstractNum>
  <w:abstractNum w:abstractNumId="1" w15:restartNumberingAfterBreak="0">
    <w:nsid w:val="FFFFFFFB"/>
    <w:multiLevelType w:val="multilevel"/>
    <w:tmpl w:val="E7BA6638"/>
    <w:lvl w:ilvl="0">
      <w:start w:val="1"/>
      <w:numFmt w:val="decimal"/>
      <w:pStyle w:val="Heading1"/>
      <w:lvlText w:val="%1"/>
      <w:lvlJc w:val="left"/>
      <w:pPr>
        <w:tabs>
          <w:tab w:val="num" w:pos="0"/>
        </w:tabs>
        <w:ind w:left="2551"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0"/>
        </w:tabs>
        <w:ind w:left="2551" w:hanging="1304"/>
      </w:pPr>
      <w:rPr>
        <w:rFonts w:hint="default"/>
        <w:u w:val="none"/>
      </w:rPr>
    </w:lvl>
    <w:lvl w:ilvl="4">
      <w:start w:val="1"/>
      <w:numFmt w:val="decimal"/>
      <w:pStyle w:val="Heading5"/>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2291E49"/>
    <w:multiLevelType w:val="hybridMultilevel"/>
    <w:tmpl w:val="C568A9F8"/>
    <w:lvl w:ilvl="0" w:tplc="AB521576">
      <w:start w:val="1"/>
      <w:numFmt w:val="decimal"/>
      <w:pStyle w:val="Listdoublesingleline"/>
      <w:lvlText w:val="%1"/>
      <w:lvlJc w:val="left"/>
      <w:pPr>
        <w:ind w:left="291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2DD7C11"/>
    <w:multiLevelType w:val="hybridMultilevel"/>
    <w:tmpl w:val="7AF8052C"/>
    <w:lvl w:ilvl="0" w:tplc="FFC28210">
      <w:start w:val="1"/>
      <w:numFmt w:val="lowerLetter"/>
      <w:pStyle w:val="Listabc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635CA7"/>
    <w:multiLevelType w:val="hybridMultilevel"/>
    <w:tmpl w:val="8CAE5F1A"/>
    <w:lvl w:ilvl="0" w:tplc="D4D4673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87822E5"/>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CE726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D465E98"/>
    <w:multiLevelType w:val="hybridMultilevel"/>
    <w:tmpl w:val="D774F564"/>
    <w:lvl w:ilvl="0" w:tplc="DC3EF658">
      <w:start w:val="1"/>
      <w:numFmt w:val="decimal"/>
      <w:pStyle w:val="Listnumberdoub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74B52FE"/>
    <w:multiLevelType w:val="multilevel"/>
    <w:tmpl w:val="4360072A"/>
    <w:lvl w:ilvl="0">
      <w:start w:val="1"/>
      <w:numFmt w:val="bullet"/>
      <w:pStyle w:val="ListBullet"/>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8"/>
        <w:u w:val="none"/>
      </w:rPr>
    </w:lvl>
    <w:lvl w:ilvl="4">
      <w:start w:val="1"/>
      <w:numFmt w:val="bullet"/>
      <w:lvlText w:val="&gt;"/>
      <w:lvlJc w:val="left"/>
      <w:pPr>
        <w:tabs>
          <w:tab w:val="num" w:pos="4366"/>
        </w:tabs>
        <w:ind w:left="4366" w:hanging="397"/>
      </w:pPr>
      <w:rPr>
        <w:rFonts w:ascii="Times New Roman" w:eastAsia="MS PGothic"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9" w15:restartNumberingAfterBreak="0">
    <w:nsid w:val="17BE0E62"/>
    <w:multiLevelType w:val="multilevel"/>
    <w:tmpl w:val="28A22B74"/>
    <w:lvl w:ilvl="0">
      <w:start w:val="1"/>
      <w:numFmt w:val="bullet"/>
      <w:pStyle w:val="ListBullet2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10" w15:restartNumberingAfterBreak="0">
    <w:nsid w:val="1A3B0B15"/>
    <w:multiLevelType w:val="hybridMultilevel"/>
    <w:tmpl w:val="AD1C9968"/>
    <w:lvl w:ilvl="0" w:tplc="D03E5F9C">
      <w:start w:val="1"/>
      <w:numFmt w:val="bullet"/>
      <w:lvlText w:val="–"/>
      <w:lvlJc w:val="left"/>
      <w:pPr>
        <w:tabs>
          <w:tab w:val="num" w:pos="720"/>
        </w:tabs>
        <w:ind w:left="720" w:hanging="360"/>
      </w:pPr>
      <w:rPr>
        <w:rFonts w:ascii="Ericsson Capital TT" w:hAnsi="Ericsson Capital TT" w:hint="default"/>
      </w:rPr>
    </w:lvl>
    <w:lvl w:ilvl="1" w:tplc="400A2108">
      <w:start w:val="1"/>
      <w:numFmt w:val="bullet"/>
      <w:lvlText w:val="–"/>
      <w:lvlJc w:val="left"/>
      <w:pPr>
        <w:tabs>
          <w:tab w:val="num" w:pos="1440"/>
        </w:tabs>
        <w:ind w:left="1440" w:hanging="360"/>
      </w:pPr>
      <w:rPr>
        <w:rFonts w:ascii="Ericsson Capital TT" w:hAnsi="Ericsson Capital TT" w:hint="default"/>
      </w:rPr>
    </w:lvl>
    <w:lvl w:ilvl="2" w:tplc="8996ACF0" w:tentative="1">
      <w:start w:val="1"/>
      <w:numFmt w:val="bullet"/>
      <w:lvlText w:val="–"/>
      <w:lvlJc w:val="left"/>
      <w:pPr>
        <w:tabs>
          <w:tab w:val="num" w:pos="2160"/>
        </w:tabs>
        <w:ind w:left="2160" w:hanging="360"/>
      </w:pPr>
      <w:rPr>
        <w:rFonts w:ascii="Ericsson Capital TT" w:hAnsi="Ericsson Capital TT" w:hint="default"/>
      </w:rPr>
    </w:lvl>
    <w:lvl w:ilvl="3" w:tplc="DDD858AC" w:tentative="1">
      <w:start w:val="1"/>
      <w:numFmt w:val="bullet"/>
      <w:lvlText w:val="–"/>
      <w:lvlJc w:val="left"/>
      <w:pPr>
        <w:tabs>
          <w:tab w:val="num" w:pos="2880"/>
        </w:tabs>
        <w:ind w:left="2880" w:hanging="360"/>
      </w:pPr>
      <w:rPr>
        <w:rFonts w:ascii="Ericsson Capital TT" w:hAnsi="Ericsson Capital TT" w:hint="default"/>
      </w:rPr>
    </w:lvl>
    <w:lvl w:ilvl="4" w:tplc="5A166982" w:tentative="1">
      <w:start w:val="1"/>
      <w:numFmt w:val="bullet"/>
      <w:lvlText w:val="–"/>
      <w:lvlJc w:val="left"/>
      <w:pPr>
        <w:tabs>
          <w:tab w:val="num" w:pos="3600"/>
        </w:tabs>
        <w:ind w:left="3600" w:hanging="360"/>
      </w:pPr>
      <w:rPr>
        <w:rFonts w:ascii="Ericsson Capital TT" w:hAnsi="Ericsson Capital TT" w:hint="default"/>
      </w:rPr>
    </w:lvl>
    <w:lvl w:ilvl="5" w:tplc="38880E18" w:tentative="1">
      <w:start w:val="1"/>
      <w:numFmt w:val="bullet"/>
      <w:lvlText w:val="–"/>
      <w:lvlJc w:val="left"/>
      <w:pPr>
        <w:tabs>
          <w:tab w:val="num" w:pos="4320"/>
        </w:tabs>
        <w:ind w:left="4320" w:hanging="360"/>
      </w:pPr>
      <w:rPr>
        <w:rFonts w:ascii="Ericsson Capital TT" w:hAnsi="Ericsson Capital TT" w:hint="default"/>
      </w:rPr>
    </w:lvl>
    <w:lvl w:ilvl="6" w:tplc="2AE893CC" w:tentative="1">
      <w:start w:val="1"/>
      <w:numFmt w:val="bullet"/>
      <w:lvlText w:val="–"/>
      <w:lvlJc w:val="left"/>
      <w:pPr>
        <w:tabs>
          <w:tab w:val="num" w:pos="5040"/>
        </w:tabs>
        <w:ind w:left="5040" w:hanging="360"/>
      </w:pPr>
      <w:rPr>
        <w:rFonts w:ascii="Ericsson Capital TT" w:hAnsi="Ericsson Capital TT" w:hint="default"/>
      </w:rPr>
    </w:lvl>
    <w:lvl w:ilvl="7" w:tplc="8E8401EE" w:tentative="1">
      <w:start w:val="1"/>
      <w:numFmt w:val="bullet"/>
      <w:lvlText w:val="–"/>
      <w:lvlJc w:val="left"/>
      <w:pPr>
        <w:tabs>
          <w:tab w:val="num" w:pos="5760"/>
        </w:tabs>
        <w:ind w:left="5760" w:hanging="360"/>
      </w:pPr>
      <w:rPr>
        <w:rFonts w:ascii="Ericsson Capital TT" w:hAnsi="Ericsson Capital TT" w:hint="default"/>
      </w:rPr>
    </w:lvl>
    <w:lvl w:ilvl="8" w:tplc="884C6DC2" w:tentative="1">
      <w:start w:val="1"/>
      <w:numFmt w:val="bullet"/>
      <w:lvlText w:val="–"/>
      <w:lvlJc w:val="left"/>
      <w:pPr>
        <w:tabs>
          <w:tab w:val="num" w:pos="6480"/>
        </w:tabs>
        <w:ind w:left="6480" w:hanging="360"/>
      </w:pPr>
      <w:rPr>
        <w:rFonts w:ascii="Ericsson Capital TT" w:hAnsi="Ericsson Capital TT" w:hint="default"/>
      </w:rPr>
    </w:lvl>
  </w:abstractNum>
  <w:abstractNum w:abstractNumId="11" w15:restartNumberingAfterBreak="0">
    <w:nsid w:val="1F035A7A"/>
    <w:multiLevelType w:val="hybridMultilevel"/>
    <w:tmpl w:val="84228A68"/>
    <w:lvl w:ilvl="0" w:tplc="5022BD40">
      <w:start w:val="1"/>
      <w:numFmt w:val="bullet"/>
      <w:lvlText w:val="–"/>
      <w:lvlJc w:val="left"/>
      <w:pPr>
        <w:tabs>
          <w:tab w:val="num" w:pos="720"/>
        </w:tabs>
        <w:ind w:left="720" w:hanging="360"/>
      </w:pPr>
      <w:rPr>
        <w:rFonts w:ascii="Ericsson Capital TT" w:hAnsi="Ericsson Capital TT" w:hint="default"/>
      </w:rPr>
    </w:lvl>
    <w:lvl w:ilvl="1" w:tplc="D556DA26">
      <w:start w:val="1"/>
      <w:numFmt w:val="bullet"/>
      <w:lvlText w:val="–"/>
      <w:lvlJc w:val="left"/>
      <w:pPr>
        <w:tabs>
          <w:tab w:val="num" w:pos="1440"/>
        </w:tabs>
        <w:ind w:left="1440" w:hanging="360"/>
      </w:pPr>
      <w:rPr>
        <w:rFonts w:ascii="Ericsson Capital TT" w:hAnsi="Ericsson Capital TT" w:hint="default"/>
      </w:rPr>
    </w:lvl>
    <w:lvl w:ilvl="2" w:tplc="87BA6E4A" w:tentative="1">
      <w:start w:val="1"/>
      <w:numFmt w:val="bullet"/>
      <w:lvlText w:val="–"/>
      <w:lvlJc w:val="left"/>
      <w:pPr>
        <w:tabs>
          <w:tab w:val="num" w:pos="2160"/>
        </w:tabs>
        <w:ind w:left="2160" w:hanging="360"/>
      </w:pPr>
      <w:rPr>
        <w:rFonts w:ascii="Ericsson Capital TT" w:hAnsi="Ericsson Capital TT" w:hint="default"/>
      </w:rPr>
    </w:lvl>
    <w:lvl w:ilvl="3" w:tplc="89FE4510" w:tentative="1">
      <w:start w:val="1"/>
      <w:numFmt w:val="bullet"/>
      <w:lvlText w:val="–"/>
      <w:lvlJc w:val="left"/>
      <w:pPr>
        <w:tabs>
          <w:tab w:val="num" w:pos="2880"/>
        </w:tabs>
        <w:ind w:left="2880" w:hanging="360"/>
      </w:pPr>
      <w:rPr>
        <w:rFonts w:ascii="Ericsson Capital TT" w:hAnsi="Ericsson Capital TT" w:hint="default"/>
      </w:rPr>
    </w:lvl>
    <w:lvl w:ilvl="4" w:tplc="EF8C7FD0" w:tentative="1">
      <w:start w:val="1"/>
      <w:numFmt w:val="bullet"/>
      <w:lvlText w:val="–"/>
      <w:lvlJc w:val="left"/>
      <w:pPr>
        <w:tabs>
          <w:tab w:val="num" w:pos="3600"/>
        </w:tabs>
        <w:ind w:left="3600" w:hanging="360"/>
      </w:pPr>
      <w:rPr>
        <w:rFonts w:ascii="Ericsson Capital TT" w:hAnsi="Ericsson Capital TT" w:hint="default"/>
      </w:rPr>
    </w:lvl>
    <w:lvl w:ilvl="5" w:tplc="B96AAB68" w:tentative="1">
      <w:start w:val="1"/>
      <w:numFmt w:val="bullet"/>
      <w:lvlText w:val="–"/>
      <w:lvlJc w:val="left"/>
      <w:pPr>
        <w:tabs>
          <w:tab w:val="num" w:pos="4320"/>
        </w:tabs>
        <w:ind w:left="4320" w:hanging="360"/>
      </w:pPr>
      <w:rPr>
        <w:rFonts w:ascii="Ericsson Capital TT" w:hAnsi="Ericsson Capital TT" w:hint="default"/>
      </w:rPr>
    </w:lvl>
    <w:lvl w:ilvl="6" w:tplc="3DECE890" w:tentative="1">
      <w:start w:val="1"/>
      <w:numFmt w:val="bullet"/>
      <w:lvlText w:val="–"/>
      <w:lvlJc w:val="left"/>
      <w:pPr>
        <w:tabs>
          <w:tab w:val="num" w:pos="5040"/>
        </w:tabs>
        <w:ind w:left="5040" w:hanging="360"/>
      </w:pPr>
      <w:rPr>
        <w:rFonts w:ascii="Ericsson Capital TT" w:hAnsi="Ericsson Capital TT" w:hint="default"/>
      </w:rPr>
    </w:lvl>
    <w:lvl w:ilvl="7" w:tplc="743802DE" w:tentative="1">
      <w:start w:val="1"/>
      <w:numFmt w:val="bullet"/>
      <w:lvlText w:val="–"/>
      <w:lvlJc w:val="left"/>
      <w:pPr>
        <w:tabs>
          <w:tab w:val="num" w:pos="5760"/>
        </w:tabs>
        <w:ind w:left="5760" w:hanging="360"/>
      </w:pPr>
      <w:rPr>
        <w:rFonts w:ascii="Ericsson Capital TT" w:hAnsi="Ericsson Capital TT" w:hint="default"/>
      </w:rPr>
    </w:lvl>
    <w:lvl w:ilvl="8" w:tplc="4EB87FBA" w:tentative="1">
      <w:start w:val="1"/>
      <w:numFmt w:val="bullet"/>
      <w:lvlText w:val="–"/>
      <w:lvlJc w:val="left"/>
      <w:pPr>
        <w:tabs>
          <w:tab w:val="num" w:pos="6480"/>
        </w:tabs>
        <w:ind w:left="6480" w:hanging="360"/>
      </w:pPr>
      <w:rPr>
        <w:rFonts w:ascii="Ericsson Capital TT" w:hAnsi="Ericsson Capital TT" w:hint="default"/>
      </w:rPr>
    </w:lvl>
  </w:abstractNum>
  <w:abstractNum w:abstractNumId="12" w15:restartNumberingAfterBreak="0">
    <w:nsid w:val="203F536C"/>
    <w:multiLevelType w:val="multilevel"/>
    <w:tmpl w:val="0A3880A0"/>
    <w:lvl w:ilvl="0">
      <w:start w:val="1"/>
      <w:numFmt w:val="bullet"/>
      <w:pStyle w:val="ListBullet2"/>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6"/>
        <w:u w:val="none"/>
      </w:rPr>
    </w:lvl>
    <w:lvl w:ilvl="4">
      <w:start w:val="1"/>
      <w:numFmt w:val="bullet"/>
      <w:lvlText w:val="&gt;"/>
      <w:lvlJc w:val="left"/>
      <w:pPr>
        <w:tabs>
          <w:tab w:val="num" w:pos="4366"/>
        </w:tabs>
        <w:ind w:left="4366" w:hanging="397"/>
      </w:pPr>
      <w:rPr>
        <w:rFonts w:ascii="Times New Roman"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3" w15:restartNumberingAfterBreak="0">
    <w:nsid w:val="260E3179"/>
    <w:multiLevelType w:val="multilevel"/>
    <w:tmpl w:val="4CC2421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14" w15:restartNumberingAfterBreak="0">
    <w:nsid w:val="264269B4"/>
    <w:multiLevelType w:val="hybridMultilevel"/>
    <w:tmpl w:val="19EA96F8"/>
    <w:lvl w:ilvl="0" w:tplc="441A0DEE">
      <w:start w:val="1"/>
      <w:numFmt w:val="decimal"/>
      <w:pStyle w:val="List"/>
      <w:lvlText w:val="[%1]"/>
      <w:lvlJc w:val="left"/>
      <w:pPr>
        <w:tabs>
          <w:tab w:val="num" w:pos="3289"/>
        </w:tabs>
        <w:ind w:left="3289" w:hanging="737"/>
      </w:pPr>
      <w:rPr>
        <w:rFonts w:hint="default"/>
      </w:rPr>
    </w:lvl>
    <w:lvl w:ilvl="1" w:tplc="E46C97C8" w:tentative="1">
      <w:start w:val="1"/>
      <w:numFmt w:val="lowerLetter"/>
      <w:lvlText w:val="%2."/>
      <w:lvlJc w:val="left"/>
      <w:pPr>
        <w:tabs>
          <w:tab w:val="num" w:pos="1440"/>
        </w:tabs>
        <w:ind w:left="1440" w:hanging="360"/>
      </w:pPr>
    </w:lvl>
    <w:lvl w:ilvl="2" w:tplc="7CEA805E" w:tentative="1">
      <w:start w:val="1"/>
      <w:numFmt w:val="lowerRoman"/>
      <w:lvlText w:val="%3."/>
      <w:lvlJc w:val="right"/>
      <w:pPr>
        <w:tabs>
          <w:tab w:val="num" w:pos="2160"/>
        </w:tabs>
        <w:ind w:left="2160" w:hanging="180"/>
      </w:pPr>
    </w:lvl>
    <w:lvl w:ilvl="3" w:tplc="FFEE00F2" w:tentative="1">
      <w:start w:val="1"/>
      <w:numFmt w:val="decimal"/>
      <w:lvlText w:val="%4."/>
      <w:lvlJc w:val="left"/>
      <w:pPr>
        <w:tabs>
          <w:tab w:val="num" w:pos="2880"/>
        </w:tabs>
        <w:ind w:left="2880" w:hanging="360"/>
      </w:pPr>
    </w:lvl>
    <w:lvl w:ilvl="4" w:tplc="93942428" w:tentative="1">
      <w:start w:val="1"/>
      <w:numFmt w:val="lowerLetter"/>
      <w:lvlText w:val="%5."/>
      <w:lvlJc w:val="left"/>
      <w:pPr>
        <w:tabs>
          <w:tab w:val="num" w:pos="3600"/>
        </w:tabs>
        <w:ind w:left="3600" w:hanging="360"/>
      </w:pPr>
    </w:lvl>
    <w:lvl w:ilvl="5" w:tplc="8D7C5740" w:tentative="1">
      <w:start w:val="1"/>
      <w:numFmt w:val="lowerRoman"/>
      <w:lvlText w:val="%6."/>
      <w:lvlJc w:val="right"/>
      <w:pPr>
        <w:tabs>
          <w:tab w:val="num" w:pos="4320"/>
        </w:tabs>
        <w:ind w:left="4320" w:hanging="180"/>
      </w:pPr>
    </w:lvl>
    <w:lvl w:ilvl="6" w:tplc="AF0E375A" w:tentative="1">
      <w:start w:val="1"/>
      <w:numFmt w:val="decimal"/>
      <w:lvlText w:val="%7."/>
      <w:lvlJc w:val="left"/>
      <w:pPr>
        <w:tabs>
          <w:tab w:val="num" w:pos="5040"/>
        </w:tabs>
        <w:ind w:left="5040" w:hanging="360"/>
      </w:pPr>
    </w:lvl>
    <w:lvl w:ilvl="7" w:tplc="D916E240" w:tentative="1">
      <w:start w:val="1"/>
      <w:numFmt w:val="lowerLetter"/>
      <w:lvlText w:val="%8."/>
      <w:lvlJc w:val="left"/>
      <w:pPr>
        <w:tabs>
          <w:tab w:val="num" w:pos="5760"/>
        </w:tabs>
        <w:ind w:left="5760" w:hanging="360"/>
      </w:pPr>
    </w:lvl>
    <w:lvl w:ilvl="8" w:tplc="636EC73C" w:tentative="1">
      <w:start w:val="1"/>
      <w:numFmt w:val="lowerRoman"/>
      <w:lvlText w:val="%9."/>
      <w:lvlJc w:val="right"/>
      <w:pPr>
        <w:tabs>
          <w:tab w:val="num" w:pos="6480"/>
        </w:tabs>
        <w:ind w:left="6480" w:hanging="180"/>
      </w:pPr>
    </w:lvl>
  </w:abstractNum>
  <w:abstractNum w:abstractNumId="15" w15:restartNumberingAfterBreak="0">
    <w:nsid w:val="35763422"/>
    <w:multiLevelType w:val="hybridMultilevel"/>
    <w:tmpl w:val="8F9E299C"/>
    <w:lvl w:ilvl="0" w:tplc="04090003">
      <w:start w:val="1"/>
      <w:numFmt w:val="bullet"/>
      <w:lvlText w:val=""/>
      <w:lvlJc w:val="left"/>
      <w:pPr>
        <w:ind w:left="3300" w:hanging="420"/>
      </w:pPr>
      <w:rPr>
        <w:rFonts w:ascii="Wingdings" w:hAnsi="Wingdings" w:hint="default"/>
      </w:rPr>
    </w:lvl>
    <w:lvl w:ilvl="1" w:tplc="04090003" w:tentative="1">
      <w:start w:val="1"/>
      <w:numFmt w:val="bullet"/>
      <w:lvlText w:val=""/>
      <w:lvlJc w:val="left"/>
      <w:pPr>
        <w:ind w:left="3720" w:hanging="420"/>
      </w:pPr>
      <w:rPr>
        <w:rFonts w:ascii="Wingdings" w:hAnsi="Wingdings" w:hint="default"/>
      </w:rPr>
    </w:lvl>
    <w:lvl w:ilvl="2" w:tplc="04090005"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3" w:tentative="1">
      <w:start w:val="1"/>
      <w:numFmt w:val="bullet"/>
      <w:lvlText w:val=""/>
      <w:lvlJc w:val="left"/>
      <w:pPr>
        <w:ind w:left="4980" w:hanging="420"/>
      </w:pPr>
      <w:rPr>
        <w:rFonts w:ascii="Wingdings" w:hAnsi="Wingdings" w:hint="default"/>
      </w:rPr>
    </w:lvl>
    <w:lvl w:ilvl="5" w:tplc="04090005"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3" w:tentative="1">
      <w:start w:val="1"/>
      <w:numFmt w:val="bullet"/>
      <w:lvlText w:val=""/>
      <w:lvlJc w:val="left"/>
      <w:pPr>
        <w:ind w:left="6240" w:hanging="420"/>
      </w:pPr>
      <w:rPr>
        <w:rFonts w:ascii="Wingdings" w:hAnsi="Wingdings" w:hint="default"/>
      </w:rPr>
    </w:lvl>
    <w:lvl w:ilvl="8" w:tplc="04090005" w:tentative="1">
      <w:start w:val="1"/>
      <w:numFmt w:val="bullet"/>
      <w:lvlText w:val=""/>
      <w:lvlJc w:val="left"/>
      <w:pPr>
        <w:ind w:left="6660" w:hanging="420"/>
      </w:pPr>
      <w:rPr>
        <w:rFonts w:ascii="Wingdings" w:hAnsi="Wingdings" w:hint="default"/>
      </w:rPr>
    </w:lvl>
  </w:abstractNum>
  <w:abstractNum w:abstractNumId="16" w15:restartNumberingAfterBreak="0">
    <w:nsid w:val="385E1BD5"/>
    <w:multiLevelType w:val="hybridMultilevel"/>
    <w:tmpl w:val="4552CEBE"/>
    <w:lvl w:ilvl="0" w:tplc="04090001">
      <w:start w:val="1"/>
      <w:numFmt w:val="bullet"/>
      <w:lvlText w:val=""/>
      <w:lvlJc w:val="left"/>
      <w:pPr>
        <w:ind w:left="2972" w:hanging="420"/>
      </w:pPr>
      <w:rPr>
        <w:rFonts w:ascii="Symbol" w:hAnsi="Symbol" w:hint="default"/>
      </w:rPr>
    </w:lvl>
    <w:lvl w:ilvl="1" w:tplc="04090003">
      <w:start w:val="1"/>
      <w:numFmt w:val="bullet"/>
      <w:lvlText w:val=""/>
      <w:lvlJc w:val="left"/>
      <w:pPr>
        <w:ind w:left="3392" w:hanging="420"/>
      </w:pPr>
      <w:rPr>
        <w:rFonts w:ascii="Wingdings" w:hAnsi="Wingdings" w:hint="default"/>
      </w:rPr>
    </w:lvl>
    <w:lvl w:ilvl="2" w:tplc="04090005" w:tentative="1">
      <w:start w:val="1"/>
      <w:numFmt w:val="bullet"/>
      <w:lvlText w:val=""/>
      <w:lvlJc w:val="left"/>
      <w:pPr>
        <w:ind w:left="3812" w:hanging="420"/>
      </w:pPr>
      <w:rPr>
        <w:rFonts w:ascii="Wingdings" w:hAnsi="Wingdings" w:hint="default"/>
      </w:rPr>
    </w:lvl>
    <w:lvl w:ilvl="3" w:tplc="04090001" w:tentative="1">
      <w:start w:val="1"/>
      <w:numFmt w:val="bullet"/>
      <w:lvlText w:val=""/>
      <w:lvlJc w:val="left"/>
      <w:pPr>
        <w:ind w:left="4232" w:hanging="420"/>
      </w:pPr>
      <w:rPr>
        <w:rFonts w:ascii="Wingdings" w:hAnsi="Wingdings" w:hint="default"/>
      </w:rPr>
    </w:lvl>
    <w:lvl w:ilvl="4" w:tplc="04090003" w:tentative="1">
      <w:start w:val="1"/>
      <w:numFmt w:val="bullet"/>
      <w:lvlText w:val=""/>
      <w:lvlJc w:val="left"/>
      <w:pPr>
        <w:ind w:left="4652" w:hanging="420"/>
      </w:pPr>
      <w:rPr>
        <w:rFonts w:ascii="Wingdings" w:hAnsi="Wingdings" w:hint="default"/>
      </w:rPr>
    </w:lvl>
    <w:lvl w:ilvl="5" w:tplc="04090005" w:tentative="1">
      <w:start w:val="1"/>
      <w:numFmt w:val="bullet"/>
      <w:lvlText w:val=""/>
      <w:lvlJc w:val="left"/>
      <w:pPr>
        <w:ind w:left="5072" w:hanging="420"/>
      </w:pPr>
      <w:rPr>
        <w:rFonts w:ascii="Wingdings" w:hAnsi="Wingdings" w:hint="default"/>
      </w:rPr>
    </w:lvl>
    <w:lvl w:ilvl="6" w:tplc="04090001" w:tentative="1">
      <w:start w:val="1"/>
      <w:numFmt w:val="bullet"/>
      <w:lvlText w:val=""/>
      <w:lvlJc w:val="left"/>
      <w:pPr>
        <w:ind w:left="5492" w:hanging="420"/>
      </w:pPr>
      <w:rPr>
        <w:rFonts w:ascii="Wingdings" w:hAnsi="Wingdings" w:hint="default"/>
      </w:rPr>
    </w:lvl>
    <w:lvl w:ilvl="7" w:tplc="04090003" w:tentative="1">
      <w:start w:val="1"/>
      <w:numFmt w:val="bullet"/>
      <w:lvlText w:val=""/>
      <w:lvlJc w:val="left"/>
      <w:pPr>
        <w:ind w:left="5912" w:hanging="420"/>
      </w:pPr>
      <w:rPr>
        <w:rFonts w:ascii="Wingdings" w:hAnsi="Wingdings" w:hint="default"/>
      </w:rPr>
    </w:lvl>
    <w:lvl w:ilvl="8" w:tplc="04090005" w:tentative="1">
      <w:start w:val="1"/>
      <w:numFmt w:val="bullet"/>
      <w:lvlText w:val=""/>
      <w:lvlJc w:val="left"/>
      <w:pPr>
        <w:ind w:left="6332" w:hanging="420"/>
      </w:pPr>
      <w:rPr>
        <w:rFonts w:ascii="Wingdings" w:hAnsi="Wingdings" w:hint="default"/>
      </w:rPr>
    </w:lvl>
  </w:abstractNum>
  <w:abstractNum w:abstractNumId="17" w15:restartNumberingAfterBreak="0">
    <w:nsid w:val="3C665B69"/>
    <w:multiLevelType w:val="hybridMultilevel"/>
    <w:tmpl w:val="0DDAD44C"/>
    <w:lvl w:ilvl="0" w:tplc="2CAACBA2">
      <w:start w:val="1"/>
      <w:numFmt w:val="decimal"/>
      <w:pStyle w:val="Listnumbersinglelinewide"/>
      <w:lvlText w:val="%1"/>
      <w:lvlJc w:val="left"/>
      <w:pPr>
        <w:tabs>
          <w:tab w:val="num" w:pos="1673"/>
        </w:tabs>
        <w:ind w:left="1673" w:hanging="369"/>
      </w:pPr>
      <w:rPr>
        <w:rFonts w:hint="default"/>
      </w:rPr>
    </w:lvl>
    <w:lvl w:ilvl="1" w:tplc="9DAE989E" w:tentative="1">
      <w:start w:val="1"/>
      <w:numFmt w:val="lowerLetter"/>
      <w:lvlText w:val="%2."/>
      <w:lvlJc w:val="left"/>
      <w:pPr>
        <w:tabs>
          <w:tab w:val="num" w:pos="1440"/>
        </w:tabs>
        <w:ind w:left="1440" w:hanging="360"/>
      </w:pPr>
    </w:lvl>
    <w:lvl w:ilvl="2" w:tplc="59521746" w:tentative="1">
      <w:start w:val="1"/>
      <w:numFmt w:val="lowerRoman"/>
      <w:lvlText w:val="%3."/>
      <w:lvlJc w:val="right"/>
      <w:pPr>
        <w:tabs>
          <w:tab w:val="num" w:pos="2160"/>
        </w:tabs>
        <w:ind w:left="2160" w:hanging="180"/>
      </w:pPr>
    </w:lvl>
    <w:lvl w:ilvl="3" w:tplc="26F873B0" w:tentative="1">
      <w:start w:val="1"/>
      <w:numFmt w:val="decimal"/>
      <w:lvlText w:val="%4."/>
      <w:lvlJc w:val="left"/>
      <w:pPr>
        <w:tabs>
          <w:tab w:val="num" w:pos="2880"/>
        </w:tabs>
        <w:ind w:left="2880" w:hanging="360"/>
      </w:pPr>
    </w:lvl>
    <w:lvl w:ilvl="4" w:tplc="A106D14A" w:tentative="1">
      <w:start w:val="1"/>
      <w:numFmt w:val="lowerLetter"/>
      <w:lvlText w:val="%5."/>
      <w:lvlJc w:val="left"/>
      <w:pPr>
        <w:tabs>
          <w:tab w:val="num" w:pos="3600"/>
        </w:tabs>
        <w:ind w:left="3600" w:hanging="360"/>
      </w:pPr>
    </w:lvl>
    <w:lvl w:ilvl="5" w:tplc="993C109A" w:tentative="1">
      <w:start w:val="1"/>
      <w:numFmt w:val="lowerRoman"/>
      <w:lvlText w:val="%6."/>
      <w:lvlJc w:val="right"/>
      <w:pPr>
        <w:tabs>
          <w:tab w:val="num" w:pos="4320"/>
        </w:tabs>
        <w:ind w:left="4320" w:hanging="180"/>
      </w:pPr>
    </w:lvl>
    <w:lvl w:ilvl="6" w:tplc="603C4B6E" w:tentative="1">
      <w:start w:val="1"/>
      <w:numFmt w:val="decimal"/>
      <w:lvlText w:val="%7."/>
      <w:lvlJc w:val="left"/>
      <w:pPr>
        <w:tabs>
          <w:tab w:val="num" w:pos="5040"/>
        </w:tabs>
        <w:ind w:left="5040" w:hanging="360"/>
      </w:pPr>
    </w:lvl>
    <w:lvl w:ilvl="7" w:tplc="3F70362E" w:tentative="1">
      <w:start w:val="1"/>
      <w:numFmt w:val="lowerLetter"/>
      <w:lvlText w:val="%8."/>
      <w:lvlJc w:val="left"/>
      <w:pPr>
        <w:tabs>
          <w:tab w:val="num" w:pos="5760"/>
        </w:tabs>
        <w:ind w:left="5760" w:hanging="360"/>
      </w:pPr>
    </w:lvl>
    <w:lvl w:ilvl="8" w:tplc="CE3EBAAE" w:tentative="1">
      <w:start w:val="1"/>
      <w:numFmt w:val="lowerRoman"/>
      <w:lvlText w:val="%9."/>
      <w:lvlJc w:val="right"/>
      <w:pPr>
        <w:tabs>
          <w:tab w:val="num" w:pos="6480"/>
        </w:tabs>
        <w:ind w:left="6480" w:hanging="180"/>
      </w:pPr>
    </w:lvl>
  </w:abstractNum>
  <w:abstractNum w:abstractNumId="18" w15:restartNumberingAfterBreak="0">
    <w:nsid w:val="3F8338EA"/>
    <w:multiLevelType w:val="hybridMultilevel"/>
    <w:tmpl w:val="6DB67FAC"/>
    <w:lvl w:ilvl="0" w:tplc="247E5D0E">
      <w:start w:val="1"/>
      <w:numFmt w:val="decimal"/>
      <w:pStyle w:val="Listnumber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6D87D36"/>
    <w:multiLevelType w:val="multilevel"/>
    <w:tmpl w:val="B48A843C"/>
    <w:lvl w:ilvl="0">
      <w:start w:val="1"/>
      <w:numFmt w:val="bullet"/>
      <w:pStyle w:val="ListBullet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21" w15:restartNumberingAfterBreak="0">
    <w:nsid w:val="518D62F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2293989"/>
    <w:multiLevelType w:val="hybridMultilevel"/>
    <w:tmpl w:val="F40C1B4C"/>
    <w:lvl w:ilvl="0" w:tplc="04090001">
      <w:start w:val="1"/>
      <w:numFmt w:val="bullet"/>
      <w:lvlText w:val=""/>
      <w:lvlJc w:val="left"/>
      <w:pPr>
        <w:ind w:left="2972" w:hanging="420"/>
      </w:pPr>
      <w:rPr>
        <w:rFonts w:ascii="Wingdings" w:hAnsi="Wingdings" w:hint="default"/>
      </w:rPr>
    </w:lvl>
    <w:lvl w:ilvl="1" w:tplc="04090003" w:tentative="1">
      <w:start w:val="1"/>
      <w:numFmt w:val="bullet"/>
      <w:lvlText w:val=""/>
      <w:lvlJc w:val="left"/>
      <w:pPr>
        <w:ind w:left="3392" w:hanging="420"/>
      </w:pPr>
      <w:rPr>
        <w:rFonts w:ascii="Wingdings" w:hAnsi="Wingdings" w:hint="default"/>
      </w:rPr>
    </w:lvl>
    <w:lvl w:ilvl="2" w:tplc="04090005" w:tentative="1">
      <w:start w:val="1"/>
      <w:numFmt w:val="bullet"/>
      <w:lvlText w:val=""/>
      <w:lvlJc w:val="left"/>
      <w:pPr>
        <w:ind w:left="3812" w:hanging="420"/>
      </w:pPr>
      <w:rPr>
        <w:rFonts w:ascii="Wingdings" w:hAnsi="Wingdings" w:hint="default"/>
      </w:rPr>
    </w:lvl>
    <w:lvl w:ilvl="3" w:tplc="04090001" w:tentative="1">
      <w:start w:val="1"/>
      <w:numFmt w:val="bullet"/>
      <w:lvlText w:val=""/>
      <w:lvlJc w:val="left"/>
      <w:pPr>
        <w:ind w:left="4232" w:hanging="420"/>
      </w:pPr>
      <w:rPr>
        <w:rFonts w:ascii="Wingdings" w:hAnsi="Wingdings" w:hint="default"/>
      </w:rPr>
    </w:lvl>
    <w:lvl w:ilvl="4" w:tplc="04090003" w:tentative="1">
      <w:start w:val="1"/>
      <w:numFmt w:val="bullet"/>
      <w:lvlText w:val=""/>
      <w:lvlJc w:val="left"/>
      <w:pPr>
        <w:ind w:left="4652" w:hanging="420"/>
      </w:pPr>
      <w:rPr>
        <w:rFonts w:ascii="Wingdings" w:hAnsi="Wingdings" w:hint="default"/>
      </w:rPr>
    </w:lvl>
    <w:lvl w:ilvl="5" w:tplc="04090005" w:tentative="1">
      <w:start w:val="1"/>
      <w:numFmt w:val="bullet"/>
      <w:lvlText w:val=""/>
      <w:lvlJc w:val="left"/>
      <w:pPr>
        <w:ind w:left="5072" w:hanging="420"/>
      </w:pPr>
      <w:rPr>
        <w:rFonts w:ascii="Wingdings" w:hAnsi="Wingdings" w:hint="default"/>
      </w:rPr>
    </w:lvl>
    <w:lvl w:ilvl="6" w:tplc="04090001" w:tentative="1">
      <w:start w:val="1"/>
      <w:numFmt w:val="bullet"/>
      <w:lvlText w:val=""/>
      <w:lvlJc w:val="left"/>
      <w:pPr>
        <w:ind w:left="5492" w:hanging="420"/>
      </w:pPr>
      <w:rPr>
        <w:rFonts w:ascii="Wingdings" w:hAnsi="Wingdings" w:hint="default"/>
      </w:rPr>
    </w:lvl>
    <w:lvl w:ilvl="7" w:tplc="04090003" w:tentative="1">
      <w:start w:val="1"/>
      <w:numFmt w:val="bullet"/>
      <w:lvlText w:val=""/>
      <w:lvlJc w:val="left"/>
      <w:pPr>
        <w:ind w:left="5912" w:hanging="420"/>
      </w:pPr>
      <w:rPr>
        <w:rFonts w:ascii="Wingdings" w:hAnsi="Wingdings" w:hint="default"/>
      </w:rPr>
    </w:lvl>
    <w:lvl w:ilvl="8" w:tplc="04090005" w:tentative="1">
      <w:start w:val="1"/>
      <w:numFmt w:val="bullet"/>
      <w:lvlText w:val=""/>
      <w:lvlJc w:val="left"/>
      <w:pPr>
        <w:ind w:left="6332" w:hanging="420"/>
      </w:pPr>
      <w:rPr>
        <w:rFonts w:ascii="Wingdings" w:hAnsi="Wingdings" w:hint="default"/>
      </w:rPr>
    </w:lvl>
  </w:abstractNum>
  <w:abstractNum w:abstractNumId="23" w15:restartNumberingAfterBreak="0">
    <w:nsid w:val="569E3450"/>
    <w:multiLevelType w:val="hybridMultilevel"/>
    <w:tmpl w:val="9B3E3828"/>
    <w:lvl w:ilvl="0" w:tplc="58844B5C">
      <w:start w:val="1"/>
      <w:numFmt w:val="decimal"/>
      <w:lvlText w:val="%1"/>
      <w:lvlJc w:val="left"/>
      <w:pPr>
        <w:tabs>
          <w:tab w:val="num" w:pos="2920"/>
        </w:tabs>
        <w:ind w:left="2920" w:hanging="368"/>
      </w:pPr>
      <w:rPr>
        <w:rFonts w:hint="default"/>
      </w:rPr>
    </w:lvl>
    <w:lvl w:ilvl="1" w:tplc="89109DC2" w:tentative="1">
      <w:start w:val="1"/>
      <w:numFmt w:val="lowerLetter"/>
      <w:lvlText w:val="%2."/>
      <w:lvlJc w:val="left"/>
      <w:pPr>
        <w:tabs>
          <w:tab w:val="num" w:pos="1440"/>
        </w:tabs>
        <w:ind w:left="1440" w:hanging="360"/>
      </w:pPr>
    </w:lvl>
    <w:lvl w:ilvl="2" w:tplc="A9A0FB4C" w:tentative="1">
      <w:start w:val="1"/>
      <w:numFmt w:val="lowerRoman"/>
      <w:lvlText w:val="%3."/>
      <w:lvlJc w:val="right"/>
      <w:pPr>
        <w:tabs>
          <w:tab w:val="num" w:pos="2160"/>
        </w:tabs>
        <w:ind w:left="2160" w:hanging="180"/>
      </w:pPr>
    </w:lvl>
    <w:lvl w:ilvl="3" w:tplc="4D007C70" w:tentative="1">
      <w:start w:val="1"/>
      <w:numFmt w:val="decimal"/>
      <w:lvlText w:val="%4."/>
      <w:lvlJc w:val="left"/>
      <w:pPr>
        <w:tabs>
          <w:tab w:val="num" w:pos="2880"/>
        </w:tabs>
        <w:ind w:left="2880" w:hanging="360"/>
      </w:pPr>
    </w:lvl>
    <w:lvl w:ilvl="4" w:tplc="41FA9626" w:tentative="1">
      <w:start w:val="1"/>
      <w:numFmt w:val="lowerLetter"/>
      <w:lvlText w:val="%5."/>
      <w:lvlJc w:val="left"/>
      <w:pPr>
        <w:tabs>
          <w:tab w:val="num" w:pos="3600"/>
        </w:tabs>
        <w:ind w:left="3600" w:hanging="360"/>
      </w:pPr>
    </w:lvl>
    <w:lvl w:ilvl="5" w:tplc="CCDCD114" w:tentative="1">
      <w:start w:val="1"/>
      <w:numFmt w:val="lowerRoman"/>
      <w:lvlText w:val="%6."/>
      <w:lvlJc w:val="right"/>
      <w:pPr>
        <w:tabs>
          <w:tab w:val="num" w:pos="4320"/>
        </w:tabs>
        <w:ind w:left="4320" w:hanging="180"/>
      </w:pPr>
    </w:lvl>
    <w:lvl w:ilvl="6" w:tplc="71A43A4A" w:tentative="1">
      <w:start w:val="1"/>
      <w:numFmt w:val="decimal"/>
      <w:lvlText w:val="%7."/>
      <w:lvlJc w:val="left"/>
      <w:pPr>
        <w:tabs>
          <w:tab w:val="num" w:pos="5040"/>
        </w:tabs>
        <w:ind w:left="5040" w:hanging="360"/>
      </w:pPr>
    </w:lvl>
    <w:lvl w:ilvl="7" w:tplc="B144F2D4" w:tentative="1">
      <w:start w:val="1"/>
      <w:numFmt w:val="lowerLetter"/>
      <w:lvlText w:val="%8."/>
      <w:lvlJc w:val="left"/>
      <w:pPr>
        <w:tabs>
          <w:tab w:val="num" w:pos="5760"/>
        </w:tabs>
        <w:ind w:left="5760" w:hanging="360"/>
      </w:pPr>
    </w:lvl>
    <w:lvl w:ilvl="8" w:tplc="3C607BA8" w:tentative="1">
      <w:start w:val="1"/>
      <w:numFmt w:val="lowerRoman"/>
      <w:lvlText w:val="%9."/>
      <w:lvlJc w:val="right"/>
      <w:pPr>
        <w:tabs>
          <w:tab w:val="num" w:pos="6480"/>
        </w:tabs>
        <w:ind w:left="6480" w:hanging="180"/>
      </w:pPr>
    </w:lvl>
  </w:abstractNum>
  <w:abstractNum w:abstractNumId="24" w15:restartNumberingAfterBreak="0">
    <w:nsid w:val="59E90C85"/>
    <w:multiLevelType w:val="hybridMultilevel"/>
    <w:tmpl w:val="A1107A1C"/>
    <w:lvl w:ilvl="0" w:tplc="FF12E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AC6160"/>
    <w:multiLevelType w:val="hybridMultilevel"/>
    <w:tmpl w:val="F54ADDA6"/>
    <w:lvl w:ilvl="0" w:tplc="CE4A6938">
      <w:start w:val="1"/>
      <w:numFmt w:val="bullet"/>
      <w:lvlText w:val="–"/>
      <w:lvlJc w:val="left"/>
      <w:pPr>
        <w:tabs>
          <w:tab w:val="num" w:pos="720"/>
        </w:tabs>
        <w:ind w:left="720" w:hanging="360"/>
      </w:pPr>
      <w:rPr>
        <w:rFonts w:ascii="Ericsson Capital TT" w:hAnsi="Ericsson Capital TT" w:hint="default"/>
      </w:rPr>
    </w:lvl>
    <w:lvl w:ilvl="1" w:tplc="1DEE92F2">
      <w:start w:val="1"/>
      <w:numFmt w:val="bullet"/>
      <w:lvlText w:val="–"/>
      <w:lvlJc w:val="left"/>
      <w:pPr>
        <w:tabs>
          <w:tab w:val="num" w:pos="1440"/>
        </w:tabs>
        <w:ind w:left="1440" w:hanging="360"/>
      </w:pPr>
      <w:rPr>
        <w:rFonts w:ascii="Ericsson Capital TT" w:hAnsi="Ericsson Capital TT" w:hint="default"/>
      </w:rPr>
    </w:lvl>
    <w:lvl w:ilvl="2" w:tplc="C6B804D2">
      <w:start w:val="1876"/>
      <w:numFmt w:val="bullet"/>
      <w:lvlText w:val="›"/>
      <w:lvlJc w:val="left"/>
      <w:pPr>
        <w:tabs>
          <w:tab w:val="num" w:pos="2160"/>
        </w:tabs>
        <w:ind w:left="2160" w:hanging="360"/>
      </w:pPr>
      <w:rPr>
        <w:rFonts w:ascii="Ericsson Capital TT" w:hAnsi="Ericsson Capital TT" w:hint="default"/>
      </w:rPr>
    </w:lvl>
    <w:lvl w:ilvl="3" w:tplc="43FEBAF4">
      <w:start w:val="1"/>
      <w:numFmt w:val="bullet"/>
      <w:lvlText w:val="–"/>
      <w:lvlJc w:val="left"/>
      <w:pPr>
        <w:tabs>
          <w:tab w:val="num" w:pos="2880"/>
        </w:tabs>
        <w:ind w:left="2880" w:hanging="360"/>
      </w:pPr>
      <w:rPr>
        <w:rFonts w:ascii="Ericsson Capital TT" w:hAnsi="Ericsson Capital TT" w:hint="default"/>
      </w:rPr>
    </w:lvl>
    <w:lvl w:ilvl="4" w:tplc="BDBE9672">
      <w:start w:val="1"/>
      <w:numFmt w:val="bullet"/>
      <w:lvlText w:val="–"/>
      <w:lvlJc w:val="left"/>
      <w:pPr>
        <w:tabs>
          <w:tab w:val="num" w:pos="3600"/>
        </w:tabs>
        <w:ind w:left="3600" w:hanging="360"/>
      </w:pPr>
      <w:rPr>
        <w:rFonts w:ascii="Ericsson Capital TT" w:hAnsi="Ericsson Capital TT" w:hint="default"/>
      </w:rPr>
    </w:lvl>
    <w:lvl w:ilvl="5" w:tplc="06625536" w:tentative="1">
      <w:start w:val="1"/>
      <w:numFmt w:val="bullet"/>
      <w:lvlText w:val="–"/>
      <w:lvlJc w:val="left"/>
      <w:pPr>
        <w:tabs>
          <w:tab w:val="num" w:pos="4320"/>
        </w:tabs>
        <w:ind w:left="4320" w:hanging="360"/>
      </w:pPr>
      <w:rPr>
        <w:rFonts w:ascii="Ericsson Capital TT" w:hAnsi="Ericsson Capital TT" w:hint="default"/>
      </w:rPr>
    </w:lvl>
    <w:lvl w:ilvl="6" w:tplc="7480E472" w:tentative="1">
      <w:start w:val="1"/>
      <w:numFmt w:val="bullet"/>
      <w:lvlText w:val="–"/>
      <w:lvlJc w:val="left"/>
      <w:pPr>
        <w:tabs>
          <w:tab w:val="num" w:pos="5040"/>
        </w:tabs>
        <w:ind w:left="5040" w:hanging="360"/>
      </w:pPr>
      <w:rPr>
        <w:rFonts w:ascii="Ericsson Capital TT" w:hAnsi="Ericsson Capital TT" w:hint="default"/>
      </w:rPr>
    </w:lvl>
    <w:lvl w:ilvl="7" w:tplc="A9546838" w:tentative="1">
      <w:start w:val="1"/>
      <w:numFmt w:val="bullet"/>
      <w:lvlText w:val="–"/>
      <w:lvlJc w:val="left"/>
      <w:pPr>
        <w:tabs>
          <w:tab w:val="num" w:pos="5760"/>
        </w:tabs>
        <w:ind w:left="5760" w:hanging="360"/>
      </w:pPr>
      <w:rPr>
        <w:rFonts w:ascii="Ericsson Capital TT" w:hAnsi="Ericsson Capital TT" w:hint="default"/>
      </w:rPr>
    </w:lvl>
    <w:lvl w:ilvl="8" w:tplc="8522CD92" w:tentative="1">
      <w:start w:val="1"/>
      <w:numFmt w:val="bullet"/>
      <w:lvlText w:val="–"/>
      <w:lvlJc w:val="left"/>
      <w:pPr>
        <w:tabs>
          <w:tab w:val="num" w:pos="6480"/>
        </w:tabs>
        <w:ind w:left="6480" w:hanging="360"/>
      </w:pPr>
      <w:rPr>
        <w:rFonts w:ascii="Ericsson Capital TT" w:hAnsi="Ericsson Capital TT" w:hint="default"/>
      </w:rPr>
    </w:lvl>
  </w:abstractNum>
  <w:abstractNum w:abstractNumId="26" w15:restartNumberingAfterBreak="0">
    <w:nsid w:val="5FFD2D9D"/>
    <w:multiLevelType w:val="multilevel"/>
    <w:tmpl w:val="8CB802CC"/>
    <w:lvl w:ilvl="0">
      <w:start w:val="1"/>
      <w:numFmt w:val="decimal"/>
      <w:lvlRestart w:val="0"/>
      <w:pStyle w:val="ListNumber"/>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27" w15:restartNumberingAfterBreak="0">
    <w:nsid w:val="6E6557DB"/>
    <w:multiLevelType w:val="hybridMultilevel"/>
    <w:tmpl w:val="7138CBFC"/>
    <w:lvl w:ilvl="0" w:tplc="04090001">
      <w:start w:val="1"/>
      <w:numFmt w:val="bullet"/>
      <w:lvlText w:val=""/>
      <w:lvlJc w:val="left"/>
      <w:pPr>
        <w:ind w:left="3300" w:hanging="420"/>
      </w:pPr>
      <w:rPr>
        <w:rFonts w:ascii="Wingdings" w:hAnsi="Wingdings" w:hint="default"/>
      </w:rPr>
    </w:lvl>
    <w:lvl w:ilvl="1" w:tplc="04090003" w:tentative="1">
      <w:start w:val="1"/>
      <w:numFmt w:val="bullet"/>
      <w:lvlText w:val=""/>
      <w:lvlJc w:val="left"/>
      <w:pPr>
        <w:ind w:left="3720" w:hanging="420"/>
      </w:pPr>
      <w:rPr>
        <w:rFonts w:ascii="Wingdings" w:hAnsi="Wingdings" w:hint="default"/>
      </w:rPr>
    </w:lvl>
    <w:lvl w:ilvl="2" w:tplc="04090005"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3" w:tentative="1">
      <w:start w:val="1"/>
      <w:numFmt w:val="bullet"/>
      <w:lvlText w:val=""/>
      <w:lvlJc w:val="left"/>
      <w:pPr>
        <w:ind w:left="4980" w:hanging="420"/>
      </w:pPr>
      <w:rPr>
        <w:rFonts w:ascii="Wingdings" w:hAnsi="Wingdings" w:hint="default"/>
      </w:rPr>
    </w:lvl>
    <w:lvl w:ilvl="5" w:tplc="04090005"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3" w:tentative="1">
      <w:start w:val="1"/>
      <w:numFmt w:val="bullet"/>
      <w:lvlText w:val=""/>
      <w:lvlJc w:val="left"/>
      <w:pPr>
        <w:ind w:left="6240" w:hanging="420"/>
      </w:pPr>
      <w:rPr>
        <w:rFonts w:ascii="Wingdings" w:hAnsi="Wingdings" w:hint="default"/>
      </w:rPr>
    </w:lvl>
    <w:lvl w:ilvl="8" w:tplc="04090005" w:tentative="1">
      <w:start w:val="1"/>
      <w:numFmt w:val="bullet"/>
      <w:lvlText w:val=""/>
      <w:lvlJc w:val="left"/>
      <w:pPr>
        <w:ind w:left="6660" w:hanging="420"/>
      </w:pPr>
      <w:rPr>
        <w:rFonts w:ascii="Wingdings" w:hAnsi="Wingdings" w:hint="default"/>
      </w:rPr>
    </w:lvl>
  </w:abstractNum>
  <w:abstractNum w:abstractNumId="28" w15:restartNumberingAfterBreak="0">
    <w:nsid w:val="6E86573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EA748AD"/>
    <w:multiLevelType w:val="hybridMultilevel"/>
    <w:tmpl w:val="7E54C88A"/>
    <w:lvl w:ilvl="0" w:tplc="A03458BC">
      <w:start w:val="1"/>
      <w:numFmt w:val="decimal"/>
      <w:pStyle w:val="Listnumbersing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36D6E2A"/>
    <w:multiLevelType w:val="hybridMultilevel"/>
    <w:tmpl w:val="2A94F242"/>
    <w:lvl w:ilvl="0" w:tplc="71B0DF22">
      <w:start w:val="1"/>
      <w:numFmt w:val="decimal"/>
      <w:pStyle w:val="List2"/>
      <w:lvlText w:val="[%1]"/>
      <w:lvlJc w:val="left"/>
      <w:pPr>
        <w:tabs>
          <w:tab w:val="num" w:pos="2041"/>
        </w:tabs>
        <w:ind w:left="2041" w:hanging="737"/>
      </w:pPr>
      <w:rPr>
        <w:rFonts w:hint="default"/>
      </w:rPr>
    </w:lvl>
    <w:lvl w:ilvl="1" w:tplc="B656A972" w:tentative="1">
      <w:start w:val="1"/>
      <w:numFmt w:val="lowerLetter"/>
      <w:lvlText w:val="%2."/>
      <w:lvlJc w:val="left"/>
      <w:pPr>
        <w:tabs>
          <w:tab w:val="num" w:pos="1440"/>
        </w:tabs>
        <w:ind w:left="1440" w:hanging="360"/>
      </w:pPr>
    </w:lvl>
    <w:lvl w:ilvl="2" w:tplc="1B6C4B12" w:tentative="1">
      <w:start w:val="1"/>
      <w:numFmt w:val="lowerRoman"/>
      <w:lvlText w:val="%3."/>
      <w:lvlJc w:val="right"/>
      <w:pPr>
        <w:tabs>
          <w:tab w:val="num" w:pos="2160"/>
        </w:tabs>
        <w:ind w:left="2160" w:hanging="180"/>
      </w:pPr>
    </w:lvl>
    <w:lvl w:ilvl="3" w:tplc="4AA89F8E" w:tentative="1">
      <w:start w:val="1"/>
      <w:numFmt w:val="decimal"/>
      <w:lvlText w:val="%4."/>
      <w:lvlJc w:val="left"/>
      <w:pPr>
        <w:tabs>
          <w:tab w:val="num" w:pos="2880"/>
        </w:tabs>
        <w:ind w:left="2880" w:hanging="360"/>
      </w:pPr>
    </w:lvl>
    <w:lvl w:ilvl="4" w:tplc="A3DA8878" w:tentative="1">
      <w:start w:val="1"/>
      <w:numFmt w:val="lowerLetter"/>
      <w:lvlText w:val="%5."/>
      <w:lvlJc w:val="left"/>
      <w:pPr>
        <w:tabs>
          <w:tab w:val="num" w:pos="3600"/>
        </w:tabs>
        <w:ind w:left="3600" w:hanging="360"/>
      </w:pPr>
    </w:lvl>
    <w:lvl w:ilvl="5" w:tplc="058C42DA" w:tentative="1">
      <w:start w:val="1"/>
      <w:numFmt w:val="lowerRoman"/>
      <w:lvlText w:val="%6."/>
      <w:lvlJc w:val="right"/>
      <w:pPr>
        <w:tabs>
          <w:tab w:val="num" w:pos="4320"/>
        </w:tabs>
        <w:ind w:left="4320" w:hanging="180"/>
      </w:pPr>
    </w:lvl>
    <w:lvl w:ilvl="6" w:tplc="215289F8" w:tentative="1">
      <w:start w:val="1"/>
      <w:numFmt w:val="decimal"/>
      <w:lvlText w:val="%7."/>
      <w:lvlJc w:val="left"/>
      <w:pPr>
        <w:tabs>
          <w:tab w:val="num" w:pos="5040"/>
        </w:tabs>
        <w:ind w:left="5040" w:hanging="360"/>
      </w:pPr>
    </w:lvl>
    <w:lvl w:ilvl="7" w:tplc="804A0FEA" w:tentative="1">
      <w:start w:val="1"/>
      <w:numFmt w:val="lowerLetter"/>
      <w:lvlText w:val="%8."/>
      <w:lvlJc w:val="left"/>
      <w:pPr>
        <w:tabs>
          <w:tab w:val="num" w:pos="5760"/>
        </w:tabs>
        <w:ind w:left="5760" w:hanging="360"/>
      </w:pPr>
    </w:lvl>
    <w:lvl w:ilvl="8" w:tplc="F3C8C944" w:tentative="1">
      <w:start w:val="1"/>
      <w:numFmt w:val="lowerRoman"/>
      <w:lvlText w:val="%9."/>
      <w:lvlJc w:val="right"/>
      <w:pPr>
        <w:tabs>
          <w:tab w:val="num" w:pos="6480"/>
        </w:tabs>
        <w:ind w:left="6480" w:hanging="180"/>
      </w:pPr>
    </w:lvl>
  </w:abstractNum>
  <w:abstractNum w:abstractNumId="31" w15:restartNumberingAfterBreak="0">
    <w:nsid w:val="76112B6F"/>
    <w:multiLevelType w:val="hybridMultilevel"/>
    <w:tmpl w:val="E766C86C"/>
    <w:lvl w:ilvl="0" w:tplc="D6C8419C">
      <w:start w:val="1"/>
      <w:numFmt w:val="lowerLetter"/>
      <w:pStyle w:val="Listabcsingleline"/>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882541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CC44CE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7CED751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
  </w:num>
  <w:num w:numId="2">
    <w:abstractNumId w:val="13"/>
  </w:num>
  <w:num w:numId="3">
    <w:abstractNumId w:val="2"/>
  </w:num>
  <w:num w:numId="4">
    <w:abstractNumId w:val="17"/>
  </w:num>
  <w:num w:numId="5">
    <w:abstractNumId w:val="4"/>
  </w:num>
  <w:num w:numId="6">
    <w:abstractNumId w:val="31"/>
  </w:num>
  <w:num w:numId="7">
    <w:abstractNumId w:val="20"/>
  </w:num>
  <w:num w:numId="8">
    <w:abstractNumId w:val="3"/>
  </w:num>
  <w:num w:numId="9">
    <w:abstractNumId w:val="12"/>
  </w:num>
  <w:num w:numId="10">
    <w:abstractNumId w:val="9"/>
  </w:num>
  <w:num w:numId="11">
    <w:abstractNumId w:val="23"/>
  </w:num>
  <w:num w:numId="12">
    <w:abstractNumId w:val="7"/>
  </w:num>
  <w:num w:numId="13">
    <w:abstractNumId w:val="14"/>
  </w:num>
  <w:num w:numId="14">
    <w:abstractNumId w:val="30"/>
  </w:num>
  <w:num w:numId="15">
    <w:abstractNumId w:val="19"/>
  </w:num>
  <w:num w:numId="16">
    <w:abstractNumId w:val="8"/>
  </w:num>
  <w:num w:numId="17">
    <w:abstractNumId w:val="26"/>
  </w:num>
  <w:num w:numId="18">
    <w:abstractNumId w:val="0"/>
  </w:num>
  <w:num w:numId="19">
    <w:abstractNumId w:val="5"/>
  </w:num>
  <w:num w:numId="20">
    <w:abstractNumId w:val="21"/>
  </w:num>
  <w:num w:numId="21">
    <w:abstractNumId w:val="34"/>
  </w:num>
  <w:num w:numId="22">
    <w:abstractNumId w:val="33"/>
  </w:num>
  <w:num w:numId="23">
    <w:abstractNumId w:val="32"/>
  </w:num>
  <w:num w:numId="24">
    <w:abstractNumId w:val="28"/>
  </w:num>
  <w:num w:numId="25">
    <w:abstractNumId w:val="2"/>
  </w:num>
  <w:num w:numId="26">
    <w:abstractNumId w:val="2"/>
  </w:num>
  <w:num w:numId="27">
    <w:abstractNumId w:val="29"/>
  </w:num>
  <w:num w:numId="28">
    <w:abstractNumId w:val="6"/>
  </w:num>
  <w:num w:numId="29">
    <w:abstractNumId w:val="18"/>
  </w:num>
  <w:num w:numId="30">
    <w:abstractNumId w:val="22"/>
  </w:num>
  <w:num w:numId="31">
    <w:abstractNumId w:val="27"/>
  </w:num>
  <w:num w:numId="32">
    <w:abstractNumId w:val="16"/>
  </w:num>
  <w:num w:numId="33">
    <w:abstractNumId w:val="15"/>
  </w:num>
  <w:num w:numId="34">
    <w:abstractNumId w:val="24"/>
  </w:num>
  <w:num w:numId="35">
    <w:abstractNumId w:val="25"/>
  </w:num>
  <w:num w:numId="36">
    <w:abstractNumId w:val="11"/>
  </w:num>
  <w:num w:numId="37">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than Ling">
    <w15:presenceInfo w15:providerId="AD" w15:userId="S-1-5-21-1538607324-3213881460-940295383-12768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4FD"/>
    <w:rsid w:val="00000BB5"/>
    <w:rsid w:val="000217C1"/>
    <w:rsid w:val="00037DEB"/>
    <w:rsid w:val="00046FF3"/>
    <w:rsid w:val="00047810"/>
    <w:rsid w:val="00062C40"/>
    <w:rsid w:val="00071AFC"/>
    <w:rsid w:val="000872A9"/>
    <w:rsid w:val="000A39FC"/>
    <w:rsid w:val="000B0AF1"/>
    <w:rsid w:val="000B28C7"/>
    <w:rsid w:val="000D158F"/>
    <w:rsid w:val="000D284B"/>
    <w:rsid w:val="000D6BF5"/>
    <w:rsid w:val="000F7710"/>
    <w:rsid w:val="001271E6"/>
    <w:rsid w:val="00137348"/>
    <w:rsid w:val="00153BE1"/>
    <w:rsid w:val="00153D57"/>
    <w:rsid w:val="00156186"/>
    <w:rsid w:val="0015620A"/>
    <w:rsid w:val="0017526E"/>
    <w:rsid w:val="00176B57"/>
    <w:rsid w:val="0018096F"/>
    <w:rsid w:val="00194558"/>
    <w:rsid w:val="001C6565"/>
    <w:rsid w:val="001D223B"/>
    <w:rsid w:val="001D4DA3"/>
    <w:rsid w:val="001F39FE"/>
    <w:rsid w:val="002066AD"/>
    <w:rsid w:val="00222AF9"/>
    <w:rsid w:val="002257BE"/>
    <w:rsid w:val="0023677F"/>
    <w:rsid w:val="00241801"/>
    <w:rsid w:val="00267192"/>
    <w:rsid w:val="002A4567"/>
    <w:rsid w:val="002A6354"/>
    <w:rsid w:val="002B2B82"/>
    <w:rsid w:val="002D305F"/>
    <w:rsid w:val="002F2510"/>
    <w:rsid w:val="002F4FFC"/>
    <w:rsid w:val="00311C3A"/>
    <w:rsid w:val="00327FB2"/>
    <w:rsid w:val="0034667E"/>
    <w:rsid w:val="003529B2"/>
    <w:rsid w:val="0035503F"/>
    <w:rsid w:val="003565C3"/>
    <w:rsid w:val="003572A1"/>
    <w:rsid w:val="00363383"/>
    <w:rsid w:val="003858D6"/>
    <w:rsid w:val="00397EDD"/>
    <w:rsid w:val="003A56FD"/>
    <w:rsid w:val="003C6570"/>
    <w:rsid w:val="003F210E"/>
    <w:rsid w:val="00407065"/>
    <w:rsid w:val="00410C39"/>
    <w:rsid w:val="00422192"/>
    <w:rsid w:val="00442DCC"/>
    <w:rsid w:val="00463B1A"/>
    <w:rsid w:val="004643E5"/>
    <w:rsid w:val="00482319"/>
    <w:rsid w:val="00497D4B"/>
    <w:rsid w:val="004A1487"/>
    <w:rsid w:val="004B7974"/>
    <w:rsid w:val="004C3B6B"/>
    <w:rsid w:val="004C68FE"/>
    <w:rsid w:val="004C7B88"/>
    <w:rsid w:val="004D1669"/>
    <w:rsid w:val="004E1B71"/>
    <w:rsid w:val="004E56AA"/>
    <w:rsid w:val="00512472"/>
    <w:rsid w:val="00521B26"/>
    <w:rsid w:val="005326BC"/>
    <w:rsid w:val="00550F85"/>
    <w:rsid w:val="005657C0"/>
    <w:rsid w:val="00574208"/>
    <w:rsid w:val="005764C9"/>
    <w:rsid w:val="00582858"/>
    <w:rsid w:val="00582EE5"/>
    <w:rsid w:val="00595FE8"/>
    <w:rsid w:val="00596FC8"/>
    <w:rsid w:val="005A2197"/>
    <w:rsid w:val="005A65D8"/>
    <w:rsid w:val="005B5382"/>
    <w:rsid w:val="005C58E5"/>
    <w:rsid w:val="005D1AF2"/>
    <w:rsid w:val="005D7DD6"/>
    <w:rsid w:val="005E22C2"/>
    <w:rsid w:val="005E4E4F"/>
    <w:rsid w:val="005F23C0"/>
    <w:rsid w:val="005F51F8"/>
    <w:rsid w:val="00616B4C"/>
    <w:rsid w:val="0064705F"/>
    <w:rsid w:val="00653427"/>
    <w:rsid w:val="00664F72"/>
    <w:rsid w:val="00673EF8"/>
    <w:rsid w:val="006957C3"/>
    <w:rsid w:val="00695821"/>
    <w:rsid w:val="006C579C"/>
    <w:rsid w:val="006E0392"/>
    <w:rsid w:val="0071124D"/>
    <w:rsid w:val="007332E6"/>
    <w:rsid w:val="007338EE"/>
    <w:rsid w:val="00734AAC"/>
    <w:rsid w:val="0074543D"/>
    <w:rsid w:val="00781974"/>
    <w:rsid w:val="00783879"/>
    <w:rsid w:val="007878E5"/>
    <w:rsid w:val="00797038"/>
    <w:rsid w:val="007A58C9"/>
    <w:rsid w:val="007C0580"/>
    <w:rsid w:val="007E777D"/>
    <w:rsid w:val="007F2309"/>
    <w:rsid w:val="007F4C5F"/>
    <w:rsid w:val="00810792"/>
    <w:rsid w:val="008152E9"/>
    <w:rsid w:val="008231B6"/>
    <w:rsid w:val="0083260E"/>
    <w:rsid w:val="0083682B"/>
    <w:rsid w:val="008432EC"/>
    <w:rsid w:val="00863F32"/>
    <w:rsid w:val="00870A94"/>
    <w:rsid w:val="00885D0E"/>
    <w:rsid w:val="008A745B"/>
    <w:rsid w:val="008C0C2F"/>
    <w:rsid w:val="008E086F"/>
    <w:rsid w:val="00902BFC"/>
    <w:rsid w:val="00911D48"/>
    <w:rsid w:val="00917C11"/>
    <w:rsid w:val="0092397B"/>
    <w:rsid w:val="0092425E"/>
    <w:rsid w:val="009625C5"/>
    <w:rsid w:val="0096576A"/>
    <w:rsid w:val="009B0900"/>
    <w:rsid w:val="009D176B"/>
    <w:rsid w:val="00A165FA"/>
    <w:rsid w:val="00A24256"/>
    <w:rsid w:val="00A3346F"/>
    <w:rsid w:val="00A446B8"/>
    <w:rsid w:val="00A5267F"/>
    <w:rsid w:val="00A8201C"/>
    <w:rsid w:val="00A869AC"/>
    <w:rsid w:val="00AA3860"/>
    <w:rsid w:val="00AA4875"/>
    <w:rsid w:val="00AC2DD1"/>
    <w:rsid w:val="00AC2E56"/>
    <w:rsid w:val="00AC3431"/>
    <w:rsid w:val="00AF3ADD"/>
    <w:rsid w:val="00B1554C"/>
    <w:rsid w:val="00B22ED9"/>
    <w:rsid w:val="00B72B7E"/>
    <w:rsid w:val="00B74708"/>
    <w:rsid w:val="00B9158A"/>
    <w:rsid w:val="00BA4F59"/>
    <w:rsid w:val="00BA6C48"/>
    <w:rsid w:val="00BB4ECB"/>
    <w:rsid w:val="00BB6A2E"/>
    <w:rsid w:val="00BE28B8"/>
    <w:rsid w:val="00BF6B83"/>
    <w:rsid w:val="00C12023"/>
    <w:rsid w:val="00C320DD"/>
    <w:rsid w:val="00C43781"/>
    <w:rsid w:val="00C6116E"/>
    <w:rsid w:val="00C664FD"/>
    <w:rsid w:val="00C81A08"/>
    <w:rsid w:val="00C827B4"/>
    <w:rsid w:val="00C921CE"/>
    <w:rsid w:val="00CA6D62"/>
    <w:rsid w:val="00CB7C62"/>
    <w:rsid w:val="00CD0DC6"/>
    <w:rsid w:val="00CE45A7"/>
    <w:rsid w:val="00D072AF"/>
    <w:rsid w:val="00D15BBF"/>
    <w:rsid w:val="00D551B4"/>
    <w:rsid w:val="00D72541"/>
    <w:rsid w:val="00D83FB5"/>
    <w:rsid w:val="00DB571D"/>
    <w:rsid w:val="00DD6FC3"/>
    <w:rsid w:val="00DE3AF3"/>
    <w:rsid w:val="00DF6F4B"/>
    <w:rsid w:val="00E0026D"/>
    <w:rsid w:val="00E01230"/>
    <w:rsid w:val="00E5767A"/>
    <w:rsid w:val="00E604A4"/>
    <w:rsid w:val="00E6337A"/>
    <w:rsid w:val="00EA026E"/>
    <w:rsid w:val="00EA1D64"/>
    <w:rsid w:val="00EC3F9C"/>
    <w:rsid w:val="00EF6A28"/>
    <w:rsid w:val="00F242ED"/>
    <w:rsid w:val="00F24671"/>
    <w:rsid w:val="00F31DE6"/>
    <w:rsid w:val="00F729DC"/>
    <w:rsid w:val="00F769F6"/>
    <w:rsid w:val="00F86AD3"/>
    <w:rsid w:val="00F911DF"/>
    <w:rsid w:val="00FA6907"/>
    <w:rsid w:val="00FD029A"/>
    <w:rsid w:val="00FE4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EA9A7BCA-A0FA-4797-A554-4FE9E3E70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2"/>
      <w:lang w:val="en-GB" w:eastAsia="en-US"/>
    </w:rPr>
  </w:style>
  <w:style w:type="paragraph" w:styleId="Heading1">
    <w:name w:val="heading 1"/>
    <w:next w:val="BodyText"/>
    <w:qFormat/>
    <w:rsid w:val="00E01230"/>
    <w:pPr>
      <w:keepNext/>
      <w:numPr>
        <w:numId w:val="1"/>
      </w:numPr>
      <w:tabs>
        <w:tab w:val="left" w:pos="1304"/>
        <w:tab w:val="left" w:pos="2552"/>
        <w:tab w:val="left" w:pos="3856"/>
        <w:tab w:val="left" w:pos="5216"/>
        <w:tab w:val="left" w:pos="6464"/>
        <w:tab w:val="left" w:pos="7768"/>
        <w:tab w:val="left" w:pos="9072"/>
        <w:tab w:val="left" w:pos="10206"/>
      </w:tabs>
      <w:spacing w:before="480"/>
      <w:outlineLvl w:val="0"/>
    </w:pPr>
    <w:rPr>
      <w:rFonts w:ascii="Arial" w:hAnsi="Arial"/>
      <w:b/>
      <w:kern w:val="28"/>
      <w:sz w:val="28"/>
      <w:lang w:eastAsia="en-US"/>
    </w:rPr>
  </w:style>
  <w:style w:type="paragraph" w:styleId="Heading2">
    <w:name w:val="heading 2"/>
    <w:basedOn w:val="Heading1"/>
    <w:next w:val="BodyText"/>
    <w:qFormat/>
    <w:rsid w:val="008152E9"/>
    <w:pPr>
      <w:numPr>
        <w:ilvl w:val="1"/>
      </w:numPr>
      <w:spacing w:before="360"/>
      <w:outlineLvl w:val="1"/>
    </w:pPr>
    <w:rPr>
      <w:sz w:val="24"/>
    </w:rPr>
  </w:style>
  <w:style w:type="paragraph" w:styleId="Heading3">
    <w:name w:val="heading 3"/>
    <w:basedOn w:val="Heading2"/>
    <w:next w:val="BodyText"/>
    <w:qFormat/>
    <w:rsid w:val="00071AFC"/>
    <w:pPr>
      <w:numPr>
        <w:ilvl w:val="2"/>
      </w:numPr>
      <w:outlineLvl w:val="2"/>
    </w:pPr>
    <w:rPr>
      <w:sz w:val="22"/>
    </w:rPr>
  </w:style>
  <w:style w:type="paragraph" w:styleId="Heading4">
    <w:name w:val="heading 4"/>
    <w:basedOn w:val="Heading3"/>
    <w:next w:val="BodyText"/>
    <w:qFormat/>
    <w:rsid w:val="008152E9"/>
    <w:pPr>
      <w:numPr>
        <w:ilvl w:val="3"/>
      </w:numPr>
      <w:outlineLvl w:val="3"/>
    </w:pPr>
    <w:rPr>
      <w:b w:val="0"/>
    </w:rPr>
  </w:style>
  <w:style w:type="paragraph" w:styleId="Heading5">
    <w:name w:val="heading 5"/>
    <w:basedOn w:val="Heading4"/>
    <w:next w:val="BodyText"/>
    <w:qFormat/>
    <w:rsid w:val="008152E9"/>
    <w:pPr>
      <w:numPr>
        <w:ilvl w:val="4"/>
      </w:numPr>
      <w:spacing w:after="60"/>
      <w:ind w:left="2551" w:hanging="1304"/>
      <w:outlineLvl w:val="4"/>
    </w:pPr>
    <w:rPr>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rsid w:val="00071AFC"/>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eastAsia="en-US"/>
    </w:rPr>
  </w:style>
  <w:style w:type="paragraph" w:styleId="Header">
    <w:name w:val="header"/>
    <w:rsid w:val="002257BE"/>
    <w:pPr>
      <w:tabs>
        <w:tab w:val="center" w:pos="4320"/>
        <w:tab w:val="right" w:pos="8640"/>
      </w:tabs>
      <w:spacing w:before="40"/>
    </w:pPr>
    <w:rPr>
      <w:rFonts w:ascii="Arial" w:hAnsi="Arial"/>
      <w:noProof/>
      <w:lang w:eastAsia="en-US"/>
    </w:rPr>
  </w:style>
  <w:style w:type="paragraph" w:styleId="Footer">
    <w:name w:val="footer"/>
    <w:rsid w:val="002257BE"/>
    <w:pPr>
      <w:tabs>
        <w:tab w:val="center" w:pos="4320"/>
        <w:tab w:val="right" w:pos="8640"/>
      </w:tabs>
    </w:pPr>
    <w:rPr>
      <w:rFonts w:ascii="Arial" w:hAnsi="Arial"/>
      <w:noProof/>
      <w:sz w:val="12"/>
      <w:lang w:eastAsia="en-US"/>
    </w:rPr>
  </w:style>
  <w:style w:type="paragraph" w:customStyle="1" w:styleId="Text">
    <w:name w:val="Text"/>
    <w:rsid w:val="00071AFC"/>
    <w:pPr>
      <w:keepLines/>
      <w:tabs>
        <w:tab w:val="left" w:pos="1247"/>
        <w:tab w:val="left" w:pos="2552"/>
        <w:tab w:val="left" w:pos="3856"/>
        <w:tab w:val="left" w:pos="5216"/>
        <w:tab w:val="left" w:pos="6464"/>
        <w:tab w:val="left" w:pos="7768"/>
        <w:tab w:val="left" w:pos="9072"/>
        <w:tab w:val="left" w:pos="10206"/>
      </w:tabs>
      <w:ind w:left="2552"/>
    </w:pPr>
    <w:rPr>
      <w:rFonts w:ascii="Arial" w:hAnsi="Arial"/>
      <w:sz w:val="22"/>
      <w:lang w:eastAsia="en-US"/>
    </w:rPr>
  </w:style>
  <w:style w:type="paragraph" w:customStyle="1" w:styleId="DocumentTitle">
    <w:name w:val="Document Title"/>
    <w:rsid w:val="00E01230"/>
    <w:pPr>
      <w:ind w:left="2552"/>
    </w:pPr>
    <w:rPr>
      <w:rFonts w:ascii="Arial" w:hAnsi="Arial"/>
      <w:noProof/>
      <w:sz w:val="22"/>
      <w:u w:val="single"/>
      <w:lang w:eastAsia="en-US"/>
    </w:rPr>
  </w:style>
  <w:style w:type="paragraph" w:styleId="Title">
    <w:name w:val="Title"/>
    <w:next w:val="BodyText"/>
    <w:qFormat/>
    <w:rsid w:val="002257BE"/>
    <w:pPr>
      <w:spacing w:before="240" w:after="480"/>
      <w:ind w:left="2552"/>
    </w:pPr>
    <w:rPr>
      <w:rFonts w:ascii="Arial" w:hAnsi="Arial"/>
      <w:b/>
      <w:sz w:val="28"/>
      <w:lang w:eastAsia="en-US"/>
    </w:rPr>
  </w:style>
  <w:style w:type="paragraph" w:styleId="TOC1">
    <w:name w:val="toc 1"/>
    <w:next w:val="Text"/>
    <w:autoRedefine/>
    <w:semiHidden/>
    <w:rsid w:val="00E01230"/>
    <w:pPr>
      <w:tabs>
        <w:tab w:val="right" w:leader="dot" w:pos="10206"/>
      </w:tabs>
      <w:ind w:left="3403" w:hanging="851"/>
    </w:pPr>
    <w:rPr>
      <w:rFonts w:ascii="Arial" w:hAnsi="Arial"/>
      <w:noProof/>
      <w:sz w:val="22"/>
      <w:lang w:eastAsia="en-US"/>
    </w:rPr>
  </w:style>
  <w:style w:type="paragraph" w:styleId="TOC2">
    <w:name w:val="toc 2"/>
    <w:basedOn w:val="TOC1"/>
    <w:next w:val="Text"/>
    <w:autoRedefine/>
    <w:semiHidden/>
  </w:style>
  <w:style w:type="paragraph" w:styleId="TOC3">
    <w:name w:val="toc 3"/>
    <w:basedOn w:val="TOC1"/>
    <w:next w:val="Text"/>
    <w:autoRedefine/>
    <w:semiHidden/>
  </w:style>
  <w:style w:type="paragraph" w:styleId="TOC4">
    <w:name w:val="toc 4"/>
    <w:basedOn w:val="TOC1"/>
    <w:next w:val="Text"/>
    <w:autoRedefine/>
    <w:semiHidden/>
  </w:style>
  <w:style w:type="paragraph" w:customStyle="1" w:styleId="TableStyle">
    <w:name w:val="TableStyle"/>
    <w:rsid w:val="00071AFC"/>
    <w:pPr>
      <w:ind w:left="85"/>
    </w:pPr>
    <w:rPr>
      <w:rFonts w:ascii="Arial" w:hAnsi="Arial"/>
      <w:noProof/>
      <w:sz w:val="22"/>
      <w:lang w:eastAsia="en-US"/>
    </w:rPr>
  </w:style>
  <w:style w:type="paragraph" w:styleId="List">
    <w:name w:val="List"/>
    <w:rsid w:val="00071AFC"/>
    <w:pPr>
      <w:numPr>
        <w:numId w:val="13"/>
      </w:numPr>
      <w:spacing w:before="180"/>
    </w:pPr>
    <w:rPr>
      <w:rFonts w:ascii="Arial" w:hAnsi="Arial"/>
      <w:sz w:val="22"/>
      <w:lang w:eastAsia="en-US"/>
    </w:rPr>
  </w:style>
  <w:style w:type="paragraph" w:customStyle="1" w:styleId="NoSpellcheck">
    <w:name w:val="NoSpellcheck"/>
    <w:rsid w:val="00E01230"/>
    <w:rPr>
      <w:rFonts w:ascii="Arial" w:hAnsi="Arial"/>
      <w:noProof/>
      <w:sz w:val="12"/>
      <w:lang w:eastAsia="en-US"/>
    </w:rPr>
  </w:style>
  <w:style w:type="paragraph" w:customStyle="1" w:styleId="Heading">
    <w:name w:val="Heading"/>
    <w:next w:val="BodyText"/>
    <w:rsid w:val="00734AAC"/>
    <w:pPr>
      <w:spacing w:before="360"/>
      <w:ind w:left="2552"/>
    </w:pPr>
    <w:rPr>
      <w:rFonts w:ascii="Arial" w:hAnsi="Arial"/>
      <w:b/>
      <w:sz w:val="22"/>
      <w:lang w:eastAsia="en-US"/>
    </w:rPr>
  </w:style>
  <w:style w:type="paragraph" w:customStyle="1" w:styleId="Contents">
    <w:name w:val="Contents"/>
    <w:next w:val="Text"/>
    <w:rsid w:val="00A8201C"/>
    <w:pPr>
      <w:spacing w:before="360" w:after="120"/>
      <w:ind w:left="2552"/>
    </w:pPr>
    <w:rPr>
      <w:rFonts w:ascii="Arial" w:hAnsi="Arial"/>
      <w:b/>
      <w:noProof/>
      <w:sz w:val="22"/>
      <w:lang w:eastAsia="en-US"/>
    </w:rPr>
  </w:style>
  <w:style w:type="paragraph" w:customStyle="1" w:styleId="TableStyleUnderline">
    <w:name w:val="TableStyleUnderline"/>
    <w:basedOn w:val="TableStyle"/>
    <w:pPr>
      <w:ind w:left="0"/>
    </w:pPr>
    <w:rPr>
      <w:u w:val="single"/>
    </w:rPr>
  </w:style>
  <w:style w:type="paragraph" w:styleId="List2">
    <w:name w:val="List 2"/>
    <w:basedOn w:val="List"/>
    <w:rsid w:val="00071AFC"/>
    <w:pPr>
      <w:numPr>
        <w:numId w:val="14"/>
      </w:numPr>
    </w:pPr>
  </w:style>
  <w:style w:type="paragraph" w:styleId="ListNumber">
    <w:name w:val="List Number"/>
    <w:rsid w:val="00071AFC"/>
    <w:pPr>
      <w:numPr>
        <w:numId w:val="17"/>
      </w:numPr>
      <w:spacing w:before="180"/>
      <w:ind w:left="2921" w:hanging="369"/>
    </w:pPr>
    <w:rPr>
      <w:rFonts w:ascii="Arial" w:hAnsi="Arial"/>
      <w:sz w:val="22"/>
      <w:lang w:eastAsia="en-US"/>
    </w:rPr>
  </w:style>
  <w:style w:type="paragraph" w:customStyle="1" w:styleId="Distribution">
    <w:name w:val="Distribution"/>
    <w:basedOn w:val="Heading"/>
    <w:next w:val="Text"/>
    <w:rsid w:val="00E01230"/>
  </w:style>
  <w:style w:type="paragraph" w:styleId="ListNumber2">
    <w:name w:val="List Number 2"/>
    <w:pPr>
      <w:numPr>
        <w:numId w:val="2"/>
      </w:numPr>
      <w:spacing w:before="180"/>
    </w:pPr>
    <w:rPr>
      <w:rFonts w:ascii="Arial" w:hAnsi="Arial"/>
      <w:sz w:val="22"/>
      <w:lang w:eastAsia="en-US"/>
    </w:rPr>
  </w:style>
  <w:style w:type="paragraph" w:styleId="ListNumber5">
    <w:name w:val="List Number 5"/>
    <w:basedOn w:val="Normal"/>
    <w:pPr>
      <w:numPr>
        <w:numId w:val="18"/>
      </w:numPr>
    </w:pPr>
  </w:style>
  <w:style w:type="paragraph" w:customStyle="1" w:styleId="ProgramStyle">
    <w:name w:val="ProgramStyle"/>
    <w:next w:val="BodyText"/>
    <w:rsid w:val="00071AFC"/>
    <w:pPr>
      <w:ind w:left="2552"/>
    </w:pPr>
    <w:rPr>
      <w:rFonts w:ascii="Courier New" w:hAnsi="Courier New"/>
      <w:sz w:val="16"/>
      <w:lang w:eastAsia="en-US"/>
    </w:rPr>
  </w:style>
  <w:style w:type="paragraph" w:customStyle="1" w:styleId="Listdoublesingleline">
    <w:name w:val="List double single line"/>
    <w:rsid w:val="00071AFC"/>
    <w:pPr>
      <w:numPr>
        <w:numId w:val="26"/>
      </w:numPr>
    </w:pPr>
    <w:rPr>
      <w:rFonts w:ascii="Arial" w:hAnsi="Arial"/>
      <w:sz w:val="22"/>
      <w:lang w:eastAsia="en-US"/>
    </w:rPr>
  </w:style>
  <w:style w:type="paragraph" w:customStyle="1" w:styleId="Listabcsingleline">
    <w:name w:val="List abc single line"/>
    <w:rsid w:val="00071AFC"/>
    <w:pPr>
      <w:numPr>
        <w:numId w:val="6"/>
      </w:numPr>
      <w:ind w:left="2921" w:hanging="369"/>
    </w:pPr>
    <w:rPr>
      <w:rFonts w:ascii="Arial" w:hAnsi="Arial"/>
      <w:sz w:val="22"/>
      <w:lang w:eastAsia="en-US"/>
    </w:rPr>
  </w:style>
  <w:style w:type="paragraph" w:customStyle="1" w:styleId="Listabcdoubleline">
    <w:name w:val="List abc double line"/>
    <w:rsid w:val="00071AFC"/>
    <w:pPr>
      <w:numPr>
        <w:numId w:val="8"/>
      </w:numPr>
      <w:spacing w:before="220"/>
      <w:ind w:left="2921" w:hanging="369"/>
    </w:pPr>
    <w:rPr>
      <w:rFonts w:ascii="Arial" w:hAnsi="Arial"/>
      <w:sz w:val="22"/>
      <w:lang w:eastAsia="en-US"/>
    </w:rPr>
  </w:style>
  <w:style w:type="paragraph" w:customStyle="1" w:styleId="Listnumbersingleline">
    <w:name w:val="List number single line"/>
    <w:rsid w:val="00071AFC"/>
    <w:pPr>
      <w:numPr>
        <w:numId w:val="27"/>
      </w:numPr>
      <w:ind w:left="2921" w:hanging="369"/>
    </w:pPr>
    <w:rPr>
      <w:rFonts w:ascii="Arial" w:hAnsi="Arial"/>
      <w:sz w:val="22"/>
      <w:lang w:eastAsia="en-US"/>
    </w:rPr>
  </w:style>
  <w:style w:type="paragraph" w:customStyle="1" w:styleId="Listnumberdoubleline">
    <w:name w:val="List number double line"/>
    <w:rsid w:val="00071AFC"/>
    <w:pPr>
      <w:numPr>
        <w:numId w:val="29"/>
      </w:numPr>
      <w:spacing w:before="240"/>
      <w:ind w:left="2921" w:hanging="369"/>
    </w:pPr>
    <w:rPr>
      <w:rFonts w:ascii="Arial" w:hAnsi="Arial"/>
      <w:sz w:val="22"/>
      <w:lang w:eastAsia="en-US"/>
    </w:rPr>
  </w:style>
  <w:style w:type="paragraph" w:customStyle="1" w:styleId="Listabcsinglelinewide">
    <w:name w:val="List abc single line (wide)"/>
    <w:pPr>
      <w:numPr>
        <w:numId w:val="5"/>
      </w:numPr>
    </w:pPr>
    <w:rPr>
      <w:rFonts w:ascii="Arial" w:hAnsi="Arial"/>
      <w:sz w:val="22"/>
      <w:lang w:eastAsia="en-US" w:bidi="ar-DZ"/>
    </w:rPr>
  </w:style>
  <w:style w:type="paragraph" w:customStyle="1" w:styleId="Listnumberdoublelinewide">
    <w:name w:val="List number double line (wide)"/>
    <w:basedOn w:val="Listnumberdoubleline"/>
    <w:rsid w:val="00071AFC"/>
    <w:pPr>
      <w:numPr>
        <w:numId w:val="12"/>
      </w:numPr>
    </w:pPr>
  </w:style>
  <w:style w:type="paragraph" w:customStyle="1" w:styleId="Listnumbersinglelinewide">
    <w:name w:val="List number single line (wide)"/>
    <w:rsid w:val="00071AFC"/>
    <w:pPr>
      <w:numPr>
        <w:numId w:val="4"/>
      </w:numPr>
    </w:pPr>
    <w:rPr>
      <w:rFonts w:ascii="Arial" w:hAnsi="Arial"/>
      <w:sz w:val="22"/>
      <w:lang w:eastAsia="en-US"/>
    </w:rPr>
  </w:style>
  <w:style w:type="paragraph" w:customStyle="1" w:styleId="Listabcdoublelinewide">
    <w:name w:val="List abc double line (wide)"/>
    <w:rsid w:val="00071AFC"/>
    <w:pPr>
      <w:numPr>
        <w:numId w:val="15"/>
      </w:numPr>
      <w:spacing w:before="220"/>
    </w:pPr>
    <w:rPr>
      <w:rFonts w:ascii="Arial" w:hAnsi="Arial"/>
      <w:sz w:val="22"/>
      <w:lang w:eastAsia="en-US"/>
    </w:rPr>
  </w:style>
  <w:style w:type="paragraph" w:styleId="ListBullet2">
    <w:name w:val="List Bullet 2"/>
    <w:rsid w:val="00071AFC"/>
    <w:pPr>
      <w:numPr>
        <w:numId w:val="9"/>
      </w:numPr>
      <w:spacing w:before="220"/>
    </w:pPr>
    <w:rPr>
      <w:rFonts w:ascii="Arial" w:hAnsi="Arial"/>
      <w:sz w:val="22"/>
      <w:lang w:eastAsia="en-US"/>
    </w:rPr>
  </w:style>
  <w:style w:type="paragraph" w:styleId="ListBullet">
    <w:name w:val="List Bullet"/>
    <w:rsid w:val="002F2510"/>
    <w:pPr>
      <w:numPr>
        <w:numId w:val="16"/>
      </w:numPr>
    </w:pPr>
    <w:rPr>
      <w:rFonts w:ascii="Arial" w:hAnsi="Arial"/>
      <w:sz w:val="22"/>
      <w:lang w:eastAsia="en-US"/>
    </w:rPr>
  </w:style>
  <w:style w:type="paragraph" w:customStyle="1" w:styleId="ListBulletwide">
    <w:name w:val="List Bullet (wide)"/>
    <w:rsid w:val="00071AFC"/>
    <w:pPr>
      <w:numPr>
        <w:numId w:val="7"/>
      </w:numPr>
    </w:pPr>
    <w:rPr>
      <w:rFonts w:ascii="Arial" w:hAnsi="Arial"/>
      <w:sz w:val="22"/>
      <w:lang w:eastAsia="en-US"/>
    </w:rPr>
  </w:style>
  <w:style w:type="paragraph" w:customStyle="1" w:styleId="ListBullet2wide">
    <w:name w:val="List Bullet 2 (wide)"/>
    <w:rsid w:val="00071AFC"/>
    <w:pPr>
      <w:numPr>
        <w:numId w:val="10"/>
      </w:numPr>
      <w:spacing w:before="220"/>
      <w:ind w:left="1667" w:hanging="363"/>
    </w:pPr>
    <w:rPr>
      <w:rFonts w:ascii="Arial" w:hAnsi="Arial"/>
      <w:sz w:val="22"/>
      <w:lang w:eastAsia="en-US"/>
    </w:rPr>
  </w:style>
  <w:style w:type="paragraph" w:styleId="Closing">
    <w:name w:val="Closing"/>
    <w:basedOn w:val="Normal"/>
    <w:pPr>
      <w:ind w:left="4252"/>
    </w:pPr>
  </w:style>
  <w:style w:type="paragraph" w:customStyle="1" w:styleId="Term-list">
    <w:name w:val="Term-list"/>
    <w:rsid w:val="00071AFC"/>
    <w:pPr>
      <w:spacing w:before="240"/>
      <w:ind w:left="4820" w:hanging="2268"/>
    </w:pPr>
    <w:rPr>
      <w:rFonts w:ascii="Arial" w:hAnsi="Arial"/>
      <w:sz w:val="22"/>
      <w:lang w:eastAsia="en-US"/>
    </w:rPr>
  </w:style>
  <w:style w:type="paragraph" w:styleId="FootnoteText">
    <w:name w:val="footnote text"/>
    <w:basedOn w:val="Normal"/>
    <w:link w:val="FootnoteTextChar"/>
    <w:rsid w:val="00C664FD"/>
    <w:pPr>
      <w:snapToGrid w:val="0"/>
    </w:pPr>
    <w:rPr>
      <w:sz w:val="18"/>
      <w:szCs w:val="18"/>
      <w:lang w:val="en-US"/>
    </w:rPr>
  </w:style>
  <w:style w:type="character" w:customStyle="1" w:styleId="FootnoteTextChar">
    <w:name w:val="Footnote Text Char"/>
    <w:basedOn w:val="DefaultParagraphFont"/>
    <w:link w:val="FootnoteText"/>
    <w:rsid w:val="00C664FD"/>
    <w:rPr>
      <w:rFonts w:ascii="Arial" w:hAnsi="Arial"/>
      <w:sz w:val="18"/>
      <w:szCs w:val="18"/>
      <w:lang w:eastAsia="en-US"/>
    </w:rPr>
  </w:style>
  <w:style w:type="paragraph" w:styleId="Caption">
    <w:name w:val="caption"/>
    <w:basedOn w:val="Normal"/>
    <w:next w:val="Normal"/>
    <w:unhideWhenUsed/>
    <w:qFormat/>
    <w:rsid w:val="00C664FD"/>
    <w:rPr>
      <w:rFonts w:asciiTheme="majorHAnsi" w:eastAsia="黑体" w:hAnsiTheme="majorHAnsi" w:cstheme="majorBidi"/>
      <w:sz w:val="20"/>
      <w:lang w:val="en-US"/>
    </w:rPr>
  </w:style>
  <w:style w:type="paragraph" w:customStyle="1" w:styleId="CaptionFigure">
    <w:name w:val="CaptionFigure"/>
    <w:next w:val="BodyText"/>
    <w:rsid w:val="005A2197"/>
    <w:pPr>
      <w:tabs>
        <w:tab w:val="left" w:pos="3686"/>
      </w:tabs>
      <w:spacing w:before="120" w:after="60"/>
      <w:ind w:left="3516" w:hanging="964"/>
    </w:pPr>
    <w:rPr>
      <w:rFonts w:ascii="Arial" w:hAnsi="Arial"/>
      <w:lang w:eastAsia="en-US"/>
    </w:rPr>
  </w:style>
  <w:style w:type="paragraph" w:customStyle="1" w:styleId="CaptionTable">
    <w:name w:val="CaptionTable"/>
    <w:next w:val="BodyText"/>
    <w:rsid w:val="005A2197"/>
    <w:pPr>
      <w:tabs>
        <w:tab w:val="left" w:pos="3686"/>
      </w:tabs>
      <w:spacing w:before="120" w:after="60"/>
      <w:ind w:left="3516" w:hanging="964"/>
    </w:pPr>
    <w:rPr>
      <w:rFonts w:ascii="Arial" w:hAnsi="Arial"/>
      <w:lang w:eastAsia="en-US"/>
    </w:rPr>
  </w:style>
  <w:style w:type="paragraph" w:customStyle="1" w:styleId="CaptionEquation">
    <w:name w:val="CaptionEquation"/>
    <w:next w:val="BodyText"/>
    <w:rsid w:val="005A2197"/>
    <w:pPr>
      <w:tabs>
        <w:tab w:val="left" w:pos="3827"/>
      </w:tabs>
      <w:spacing w:before="120" w:after="60"/>
      <w:ind w:left="3743" w:hanging="1191"/>
    </w:pPr>
    <w:rPr>
      <w:rFonts w:ascii="Arial" w:hAnsi="Arial"/>
      <w:lang w:eastAsia="en-US"/>
    </w:rPr>
  </w:style>
  <w:style w:type="paragraph" w:customStyle="1" w:styleId="CaptionFigureWide">
    <w:name w:val="CaptionFigureWide"/>
    <w:next w:val="BodyText"/>
    <w:rsid w:val="005A2197"/>
    <w:pPr>
      <w:tabs>
        <w:tab w:val="left" w:pos="2268"/>
      </w:tabs>
      <w:spacing w:before="120" w:after="60"/>
      <w:ind w:left="2268" w:hanging="964"/>
    </w:pPr>
    <w:rPr>
      <w:rFonts w:ascii="Arial" w:hAnsi="Arial"/>
      <w:lang w:eastAsia="en-US"/>
    </w:rPr>
  </w:style>
  <w:style w:type="paragraph" w:customStyle="1" w:styleId="CaptionTableWide">
    <w:name w:val="CaptionTableWide"/>
    <w:next w:val="BodyText"/>
    <w:rsid w:val="005A2197"/>
    <w:pPr>
      <w:tabs>
        <w:tab w:val="left" w:pos="2268"/>
      </w:tabs>
      <w:spacing w:before="120" w:after="60"/>
      <w:ind w:left="2268" w:hanging="964"/>
    </w:pPr>
    <w:rPr>
      <w:rFonts w:ascii="Arial" w:hAnsi="Arial"/>
      <w:lang w:eastAsia="en-US"/>
    </w:rPr>
  </w:style>
  <w:style w:type="paragraph" w:customStyle="1" w:styleId="CaptionEquationWide">
    <w:name w:val="CaptionEquationWide"/>
    <w:next w:val="BodyText"/>
    <w:rsid w:val="005A2197"/>
    <w:pPr>
      <w:tabs>
        <w:tab w:val="left" w:pos="2552"/>
      </w:tabs>
      <w:spacing w:before="120" w:after="60"/>
      <w:ind w:left="2495" w:hanging="1191"/>
    </w:pPr>
    <w:rPr>
      <w:rFonts w:ascii="Arial" w:hAnsi="Arial"/>
      <w:lang w:eastAsia="en-US"/>
    </w:rPr>
  </w:style>
  <w:style w:type="table" w:styleId="TableGrid">
    <w:name w:val="Table Grid"/>
    <w:basedOn w:val="TableNormal"/>
    <w:rsid w:val="00C437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53D57"/>
    <w:rPr>
      <w:sz w:val="16"/>
      <w:szCs w:val="16"/>
    </w:rPr>
  </w:style>
  <w:style w:type="character" w:customStyle="1" w:styleId="BalloonTextChar">
    <w:name w:val="Balloon Text Char"/>
    <w:basedOn w:val="DefaultParagraphFont"/>
    <w:link w:val="BalloonText"/>
    <w:rsid w:val="00153D57"/>
    <w:rPr>
      <w:rFonts w:ascii="Arial" w:hAnsi="Arial"/>
      <w:sz w:val="16"/>
      <w:szCs w:val="16"/>
      <w:lang w:val="en-GB" w:eastAsia="en-US"/>
    </w:rPr>
  </w:style>
  <w:style w:type="character" w:customStyle="1" w:styleId="ya-q-full-text">
    <w:name w:val="ya-q-full-text"/>
    <w:basedOn w:val="DefaultParagraphFont"/>
    <w:rsid w:val="00582858"/>
  </w:style>
  <w:style w:type="paragraph" w:styleId="ListParagraph">
    <w:name w:val="List Paragraph"/>
    <w:basedOn w:val="Normal"/>
    <w:uiPriority w:val="34"/>
    <w:qFormat/>
    <w:rsid w:val="0017526E"/>
    <w:pPr>
      <w:ind w:firstLineChars="200" w:firstLine="420"/>
    </w:pPr>
    <w:rPr>
      <w:rFonts w:ascii="宋体" w:eastAsia="宋体" w:hAnsi="宋体" w:cs="宋体"/>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515783">
      <w:bodyDiv w:val="1"/>
      <w:marLeft w:val="0"/>
      <w:marRight w:val="0"/>
      <w:marTop w:val="0"/>
      <w:marBottom w:val="0"/>
      <w:divBdr>
        <w:top w:val="none" w:sz="0" w:space="0" w:color="auto"/>
        <w:left w:val="none" w:sz="0" w:space="0" w:color="auto"/>
        <w:bottom w:val="none" w:sz="0" w:space="0" w:color="auto"/>
        <w:right w:val="none" w:sz="0" w:space="0" w:color="auto"/>
      </w:divBdr>
      <w:divsChild>
        <w:div w:id="677150714">
          <w:marLeft w:val="835"/>
          <w:marRight w:val="0"/>
          <w:marTop w:val="96"/>
          <w:marBottom w:val="0"/>
          <w:divBdr>
            <w:top w:val="none" w:sz="0" w:space="0" w:color="auto"/>
            <w:left w:val="none" w:sz="0" w:space="0" w:color="auto"/>
            <w:bottom w:val="none" w:sz="0" w:space="0" w:color="auto"/>
            <w:right w:val="none" w:sz="0" w:space="0" w:color="auto"/>
          </w:divBdr>
        </w:div>
      </w:divsChild>
    </w:div>
    <w:div w:id="1703289698">
      <w:bodyDiv w:val="1"/>
      <w:marLeft w:val="0"/>
      <w:marRight w:val="0"/>
      <w:marTop w:val="0"/>
      <w:marBottom w:val="0"/>
      <w:divBdr>
        <w:top w:val="none" w:sz="0" w:space="0" w:color="auto"/>
        <w:left w:val="none" w:sz="0" w:space="0" w:color="auto"/>
        <w:bottom w:val="none" w:sz="0" w:space="0" w:color="auto"/>
        <w:right w:val="none" w:sz="0" w:space="0" w:color="auto"/>
      </w:divBdr>
      <w:divsChild>
        <w:div w:id="1927416475">
          <w:marLeft w:val="835"/>
          <w:marRight w:val="0"/>
          <w:marTop w:val="96"/>
          <w:marBottom w:val="0"/>
          <w:divBdr>
            <w:top w:val="none" w:sz="0" w:space="0" w:color="auto"/>
            <w:left w:val="none" w:sz="0" w:space="0" w:color="auto"/>
            <w:bottom w:val="none" w:sz="0" w:space="0" w:color="auto"/>
            <w:right w:val="none" w:sz="0" w:space="0" w:color="auto"/>
          </w:divBdr>
        </w:div>
      </w:divsChild>
    </w:div>
    <w:div w:id="1740665661">
      <w:bodyDiv w:val="1"/>
      <w:marLeft w:val="0"/>
      <w:marRight w:val="0"/>
      <w:marTop w:val="0"/>
      <w:marBottom w:val="0"/>
      <w:divBdr>
        <w:top w:val="none" w:sz="0" w:space="0" w:color="auto"/>
        <w:left w:val="none" w:sz="0" w:space="0" w:color="auto"/>
        <w:bottom w:val="none" w:sz="0" w:space="0" w:color="auto"/>
        <w:right w:val="none" w:sz="0" w:space="0" w:color="auto"/>
      </w:divBdr>
      <w:divsChild>
        <w:div w:id="277957068">
          <w:marLeft w:val="835"/>
          <w:marRight w:val="0"/>
          <w:marTop w:val="96"/>
          <w:marBottom w:val="0"/>
          <w:divBdr>
            <w:top w:val="none" w:sz="0" w:space="0" w:color="auto"/>
            <w:left w:val="none" w:sz="0" w:space="0" w:color="auto"/>
            <w:bottom w:val="none" w:sz="0" w:space="0" w:color="auto"/>
            <w:right w:val="none" w:sz="0" w:space="0" w:color="auto"/>
          </w:divBdr>
        </w:div>
        <w:div w:id="1079404656">
          <w:marLeft w:val="1411"/>
          <w:marRight w:val="0"/>
          <w:marTop w:val="96"/>
          <w:marBottom w:val="0"/>
          <w:divBdr>
            <w:top w:val="none" w:sz="0" w:space="0" w:color="auto"/>
            <w:left w:val="none" w:sz="0" w:space="0" w:color="auto"/>
            <w:bottom w:val="none" w:sz="0" w:space="0" w:color="auto"/>
            <w:right w:val="none" w:sz="0" w:space="0" w:color="auto"/>
          </w:divBdr>
        </w:div>
        <w:div w:id="1175460946">
          <w:marLeft w:val="1411"/>
          <w:marRight w:val="0"/>
          <w:marTop w:val="96"/>
          <w:marBottom w:val="0"/>
          <w:divBdr>
            <w:top w:val="none" w:sz="0" w:space="0" w:color="auto"/>
            <w:left w:val="none" w:sz="0" w:space="0" w:color="auto"/>
            <w:bottom w:val="none" w:sz="0" w:space="0" w:color="auto"/>
            <w:right w:val="none" w:sz="0" w:space="0" w:color="auto"/>
          </w:divBdr>
        </w:div>
        <w:div w:id="1630479633">
          <w:marLeft w:val="835"/>
          <w:marRight w:val="0"/>
          <w:marTop w:val="96"/>
          <w:marBottom w:val="0"/>
          <w:divBdr>
            <w:top w:val="none" w:sz="0" w:space="0" w:color="auto"/>
            <w:left w:val="none" w:sz="0" w:space="0" w:color="auto"/>
            <w:bottom w:val="none" w:sz="0" w:space="0" w:color="auto"/>
            <w:right w:val="none" w:sz="0" w:space="0" w:color="auto"/>
          </w:divBdr>
        </w:div>
        <w:div w:id="338125390">
          <w:marLeft w:val="835"/>
          <w:marRight w:val="0"/>
          <w:marTop w:val="96"/>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370B1-8C32-42C0-92D6-DF2A65DF8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9</Pages>
  <Words>1727</Words>
  <Characters>20941</Characters>
  <Application>Microsoft Office Word</Application>
  <DocSecurity>0</DocSecurity>
  <Lines>174</Lines>
  <Paragraphs>45</Paragraphs>
  <ScaleCrop>false</ScaleCrop>
  <HeadingPairs>
    <vt:vector size="2" baseType="variant">
      <vt:variant>
        <vt:lpstr>Title</vt:lpstr>
      </vt:variant>
      <vt:variant>
        <vt:i4>1</vt:i4>
      </vt:variant>
    </vt:vector>
  </HeadingPairs>
  <TitlesOfParts>
    <vt:vector size="1" baseType="lpstr">
      <vt:lpstr>Technical Product Description for ENIQ-S Splitter and Aggregator</vt:lpstr>
    </vt:vector>
  </TitlesOfParts>
  <Company>Ericsson</Company>
  <LinksUpToDate>false</LinksUpToDate>
  <CharactersWithSpaces>22623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Product Description for ENIQ-S Splitter and Aggregator</dc:title>
  <dc:creator>Bo Zhong</dc:creator>
  <dc:description>Rev PA2</dc:description>
  <cp:lastModifiedBy>Jonathan Ling</cp:lastModifiedBy>
  <cp:revision>36</cp:revision>
  <cp:lastPrinted>1998-10-07T03:52:00Z</cp:lastPrinted>
  <dcterms:created xsi:type="dcterms:W3CDTF">2016-12-06T01:50:00Z</dcterms:created>
  <dcterms:modified xsi:type="dcterms:W3CDTF">2016-12-12T09:32:00Z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Ericsson Internal</vt:lpwstr>
  </property>
  <property fmtid="{D5CDD505-2E9C-101B-9397-08002B2CF9AE}" pid="3" name="DocName">
    <vt:lpwstr>DESCRIPTION</vt:lpwstr>
  </property>
  <property fmtid="{D5CDD505-2E9C-101B-9397-08002B2CF9AE}" pid="4" name="Prepared">
    <vt:lpwstr>Bo Zhong</vt:lpwstr>
  </property>
  <property fmtid="{D5CDD505-2E9C-101B-9397-08002B2CF9AE}" pid="5" name="DocNo">
    <vt:lpwstr/>
  </property>
  <property fmtid="{D5CDD505-2E9C-101B-9397-08002B2CF9AE}" pid="6" name="Revision">
    <vt:lpwstr>PA2</vt:lpwstr>
  </property>
  <property fmtid="{D5CDD505-2E9C-101B-9397-08002B2CF9AE}" pid="7" name="Checked">
    <vt:lpwstr/>
  </property>
  <property fmtid="{D5CDD505-2E9C-101B-9397-08002B2CF9AE}" pid="8" name="Title">
    <vt:lpwstr>Technical Product Description for ENIQ-S Splitter and Aggregator</vt:lpwstr>
  </property>
  <property fmtid="{D5CDD505-2E9C-101B-9397-08002B2CF9AE}" pid="9" name="Reference">
    <vt:lpwstr/>
  </property>
  <property fmtid="{D5CDD505-2E9C-101B-9397-08002B2CF9AE}" pid="10" name="Date">
    <vt:lpwstr>2016-03-01</vt:lpwstr>
  </property>
  <property fmtid="{D5CDD505-2E9C-101B-9397-08002B2CF9AE}" pid="11" name="Keyword">
    <vt:lpwstr/>
  </property>
  <property fmtid="{D5CDD505-2E9C-101B-9397-08002B2CF9AE}" pid="12" name="ApprovedBy">
    <vt:lpwstr/>
  </property>
  <property fmtid="{D5CDD505-2E9C-101B-9397-08002B2CF9AE}" pid="13" name="TemplateName">
    <vt:lpwstr>CXC 172 4735/1</vt:lpwstr>
  </property>
  <property fmtid="{D5CDD505-2E9C-101B-9397-08002B2CF9AE}" pid="14" name="TemplateVersion">
    <vt:lpwstr>R3A</vt:lpwstr>
  </property>
  <property fmtid="{D5CDD505-2E9C-101B-9397-08002B2CF9AE}" pid="15" name="DocumentType">
    <vt:lpwstr>Description</vt:lpwstr>
  </property>
  <property fmtid="{D5CDD505-2E9C-101B-9397-08002B2CF9AE}" pid="16" name="Language">
    <vt:lpwstr>EnglishUS</vt:lpwstr>
  </property>
  <property fmtid="{D5CDD505-2E9C-101B-9397-08002B2CF9AE}" pid="17" name="FilePath">
    <vt:lpwstr>False</vt:lpwstr>
  </property>
  <property fmtid="{D5CDD505-2E9C-101B-9397-08002B2CF9AE}" pid="18" name="Information">
    <vt:lpwstr/>
  </property>
  <property fmtid="{D5CDD505-2E9C-101B-9397-08002B2CF9AE}" pid="19" name="Size">
    <vt:lpwstr>Standard</vt:lpwstr>
  </property>
  <property fmtid="{D5CDD505-2E9C-101B-9397-08002B2CF9AE}" pid="20" name="TemplateIdentity">
    <vt:lpwstr/>
  </property>
  <property fmtid="{D5CDD505-2E9C-101B-9397-08002B2CF9AE}" pid="21" name="TemplateID">
    <vt:lpwstr>False</vt:lpwstr>
  </property>
</Properties>
</file>